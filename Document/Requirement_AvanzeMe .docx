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466D" w:rsidRDefault="0073466D">
      <w:pPr>
        <w:jc w:val="both"/>
        <w:rPr>
          <w:rFonts w:ascii="Times New Roman" w:hAnsi="Times New Roman"/>
          <w:sz w:val="24"/>
          <w:szCs w:val="24"/>
        </w:rPr>
        <w:sectPr w:rsidR="0073466D">
          <w:headerReference w:type="default" r:id="rId8"/>
          <w:pgSz w:w="12247" w:h="15819"/>
          <w:pgMar w:top="1440" w:right="1797" w:bottom="1440" w:left="1797" w:header="708" w:footer="708" w:gutter="0"/>
          <w:cols w:space="720"/>
          <w:docGrid w:linePitch="287"/>
        </w:sectPr>
      </w:pPr>
      <w:commentRangeStart w:id="0"/>
      <w:r>
        <w:rPr>
          <w:rFonts w:ascii="Times New Roman" w:hAnsi="Times New Roman"/>
          <w:sz w:val="24"/>
          <w:szCs w:val="24"/>
        </w:rPr>
        <w:pict>
          <v:shapetype id="_x0000_t202" coordsize="21600,21600" o:spt="202" path="m,l,21600r21600,l21600,xe">
            <v:stroke joinstyle="miter"/>
            <v:path gradientshapeok="t" o:connecttype="rect"/>
          </v:shapetype>
          <v:shape id="Text Box 6" o:spid="_x0000_s1027" type="#_x0000_t202" style="position:absolute;left:0;text-align:left;margin-left:13.2pt;margin-top:522.1pt;width:404.65pt;height:56pt;z-index:251660288" o:preferrelative="t" filled="f" stroked="f">
            <v:textbox inset=",7.2pt,,7.2pt">
              <w:txbxContent>
                <w:p w:rsidR="0073466D" w:rsidRDefault="00C56BD9">
                  <w:pPr>
                    <w:rPr>
                      <w:color w:val="565656"/>
                      <w:sz w:val="24"/>
                      <w:szCs w:val="28"/>
                    </w:rPr>
                  </w:pPr>
                  <w:r>
                    <w:rPr>
                      <w:color w:val="565656"/>
                      <w:sz w:val="24"/>
                      <w:szCs w:val="28"/>
                    </w:rPr>
                    <w:t>AvanzaMe – Merchant Cash Advance</w:t>
                  </w:r>
                </w:p>
                <w:p w:rsidR="0073466D" w:rsidRDefault="00C56BD9">
                  <w:pPr>
                    <w:rPr>
                      <w:color w:val="565656"/>
                      <w:sz w:val="24"/>
                      <w:szCs w:val="28"/>
                    </w:rPr>
                  </w:pPr>
                  <w:r>
                    <w:rPr>
                      <w:color w:val="565656"/>
                      <w:sz w:val="24"/>
                      <w:szCs w:val="28"/>
                    </w:rPr>
                    <w:t>Solution Outline</w:t>
                  </w:r>
                </w:p>
                <w:p w:rsidR="0073466D" w:rsidRDefault="00C56BD9">
                  <w:pPr>
                    <w:rPr>
                      <w:color w:val="008000"/>
                      <w:sz w:val="28"/>
                      <w:szCs w:val="28"/>
                    </w:rPr>
                  </w:pPr>
                  <w:r>
                    <w:rPr>
                      <w:color w:val="565656"/>
                      <w:sz w:val="24"/>
                      <w:szCs w:val="28"/>
                    </w:rPr>
                    <w:t xml:space="preserve">Version 1.0 – </w:t>
                  </w:r>
                  <w:r w:rsidR="0073466D">
                    <w:rPr>
                      <w:color w:val="565656"/>
                      <w:sz w:val="24"/>
                      <w:szCs w:val="28"/>
                    </w:rPr>
                    <w:fldChar w:fldCharType="begin"/>
                  </w:r>
                  <w:r>
                    <w:rPr>
                      <w:color w:val="565656"/>
                      <w:sz w:val="24"/>
                      <w:szCs w:val="28"/>
                    </w:rPr>
                    <w:instrText xml:space="preserve"> SAVEDATE \@ "M/d/yyyy" \* MERGEFORMAT </w:instrText>
                  </w:r>
                  <w:r w:rsidR="0073466D">
                    <w:rPr>
                      <w:color w:val="565656"/>
                      <w:sz w:val="24"/>
                      <w:szCs w:val="28"/>
                    </w:rPr>
                    <w:fldChar w:fldCharType="separate"/>
                  </w:r>
                  <w:ins w:id="1" w:author="Lucas" w:date="2014-07-22T14:08:00Z">
                    <w:r w:rsidR="002671F4">
                      <w:rPr>
                        <w:noProof/>
                        <w:color w:val="565656"/>
                        <w:sz w:val="24"/>
                        <w:szCs w:val="28"/>
                      </w:rPr>
                      <w:t>7/22/2014</w:t>
                    </w:r>
                  </w:ins>
                  <w:r w:rsidR="0073466D">
                    <w:rPr>
                      <w:color w:val="565656"/>
                      <w:sz w:val="24"/>
                      <w:szCs w:val="28"/>
                    </w:rPr>
                    <w:fldChar w:fldCharType="end"/>
                  </w:r>
                </w:p>
              </w:txbxContent>
            </v:textbox>
          </v:shape>
        </w:pict>
      </w:r>
      <w:r w:rsidR="002671F4">
        <w:rPr>
          <w:rFonts w:ascii="Times New Roman" w:hAnsi="Times New Roman"/>
          <w:noProof/>
          <w:sz w:val="24"/>
          <w:szCs w:val="24"/>
        </w:rPr>
        <w:drawing>
          <wp:anchor distT="0" distB="0" distL="114300" distR="114300" simplePos="0" relativeHeight="251659264" behindDoc="0" locked="0" layoutInCell="1" allowOverlap="1">
            <wp:simplePos x="0" y="0"/>
            <wp:positionH relativeFrom="column">
              <wp:posOffset>167005</wp:posOffset>
            </wp:positionH>
            <wp:positionV relativeFrom="paragraph">
              <wp:posOffset>6134100</wp:posOffset>
            </wp:positionV>
            <wp:extent cx="2958465" cy="496570"/>
            <wp:effectExtent l="19050" t="0" r="0" b="0"/>
            <wp:wrapNone/>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958465" cy="496570"/>
                    </a:xfrm>
                    <a:prstGeom prst="rect">
                      <a:avLst/>
                    </a:prstGeom>
                    <a:noFill/>
                    <a:ln w="9525">
                      <a:noFill/>
                      <a:miter lim="800000"/>
                      <a:headEnd/>
                      <a:tailEnd/>
                    </a:ln>
                  </pic:spPr>
                </pic:pic>
              </a:graphicData>
            </a:graphic>
          </wp:anchor>
        </w:drawing>
      </w:r>
    </w:p>
    <w:p w:rsidR="0073466D" w:rsidRDefault="00C56BD9">
      <w:pPr>
        <w:pStyle w:val="Ttulo1"/>
        <w:jc w:val="both"/>
        <w:rPr>
          <w:rFonts w:ascii="Times New Roman" w:hAnsi="Times New Roman"/>
          <w:color w:val="auto"/>
          <w:sz w:val="24"/>
          <w:szCs w:val="24"/>
        </w:rPr>
      </w:pPr>
      <w:bookmarkStart w:id="2" w:name="_Toc29503"/>
      <w:bookmarkStart w:id="3" w:name="_Toc5399"/>
      <w:bookmarkStart w:id="4" w:name="_Toc26254"/>
      <w:bookmarkStart w:id="5" w:name="_Toc31183"/>
      <w:bookmarkStart w:id="6" w:name="_Toc13936"/>
      <w:bookmarkStart w:id="7" w:name="_Toc9033"/>
      <w:bookmarkStart w:id="8" w:name="_Toc29151"/>
      <w:bookmarkStart w:id="9" w:name="_Toc32089"/>
      <w:bookmarkStart w:id="10" w:name="_Toc11320"/>
      <w:bookmarkStart w:id="11" w:name="_Toc16117"/>
      <w:r>
        <w:rPr>
          <w:rFonts w:ascii="Times New Roman" w:hAnsi="Times New Roman"/>
          <w:color w:val="auto"/>
          <w:sz w:val="24"/>
          <w:szCs w:val="24"/>
        </w:rPr>
        <w:lastRenderedPageBreak/>
        <w:t xml:space="preserve">Document Status and </w:t>
      </w:r>
      <w:r>
        <w:rPr>
          <w:rFonts w:ascii="Times New Roman" w:hAnsi="Times New Roman"/>
          <w:color w:val="auto"/>
          <w:sz w:val="24"/>
          <w:szCs w:val="24"/>
        </w:rPr>
        <w:t>Revision History</w:t>
      </w:r>
      <w:bookmarkEnd w:id="2"/>
      <w:bookmarkEnd w:id="3"/>
      <w:bookmarkEnd w:id="4"/>
      <w:bookmarkEnd w:id="5"/>
      <w:bookmarkEnd w:id="6"/>
      <w:bookmarkEnd w:id="7"/>
      <w:bookmarkEnd w:id="8"/>
      <w:bookmarkEnd w:id="9"/>
      <w:bookmarkEnd w:id="10"/>
      <w:bookmarkEnd w:id="11"/>
    </w:p>
    <w:p w:rsidR="0073466D" w:rsidRDefault="0073466D">
      <w:pPr>
        <w:jc w:val="both"/>
        <w:rPr>
          <w:rFonts w:ascii="Times New Roman" w:hAnsi="Times New Roman"/>
          <w:sz w:val="24"/>
          <w:szCs w:val="24"/>
        </w:rPr>
      </w:pPr>
      <w:r>
        <w:rPr>
          <w:rFonts w:ascii="Times New Roman" w:hAnsi="Times New Roman"/>
          <w:sz w:val="24"/>
          <w:szCs w:val="24"/>
        </w:rPr>
        <w:pict>
          <v:line id="Line 16" o:spid="_x0000_s1029" style="position:absolute;left:0;text-align:left;z-index:251661312" from="-7.5pt,2.25pt" to="419.95pt,3pt" o:preferrelative="t" strokecolor="#739cc3">
            <v:stroke miterlimit="2"/>
          </v:line>
        </w:pict>
      </w:r>
    </w:p>
    <w:tbl>
      <w:tblPr>
        <w:tblW w:w="8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10"/>
        <w:gridCol w:w="2209"/>
        <w:gridCol w:w="2210"/>
        <w:gridCol w:w="2211"/>
      </w:tblGrid>
      <w:tr w:rsidR="0073466D">
        <w:tblPrEx>
          <w:tblCellMar>
            <w:top w:w="0" w:type="dxa"/>
            <w:bottom w:w="0" w:type="dxa"/>
          </w:tblCellMar>
        </w:tblPrEx>
        <w:trPr>
          <w:trHeight w:val="333"/>
        </w:trPr>
        <w:tc>
          <w:tcPr>
            <w:tcW w:w="2210" w:type="dxa"/>
            <w:vAlign w:val="center"/>
          </w:tcPr>
          <w:p w:rsidR="0073466D" w:rsidRDefault="00C56BD9">
            <w:pPr>
              <w:pStyle w:val="Ttulo3"/>
              <w:spacing w:before="0" w:after="0"/>
              <w:jc w:val="both"/>
              <w:rPr>
                <w:rFonts w:ascii="Times New Roman" w:hAnsi="Times New Roman"/>
                <w:sz w:val="24"/>
                <w:szCs w:val="24"/>
              </w:rPr>
            </w:pPr>
            <w:bookmarkStart w:id="12" w:name="_Toc9330"/>
            <w:bookmarkStart w:id="13" w:name="_Toc17637"/>
            <w:bookmarkStart w:id="14" w:name="_Toc7801"/>
            <w:bookmarkStart w:id="15" w:name="_Toc15411"/>
            <w:bookmarkStart w:id="16" w:name="_Toc1073"/>
            <w:bookmarkStart w:id="17" w:name="_Toc3026"/>
            <w:bookmarkStart w:id="18" w:name="_Toc15496"/>
            <w:bookmarkStart w:id="19" w:name="_Toc32112"/>
            <w:bookmarkStart w:id="20" w:name="_Toc21090"/>
            <w:bookmarkStart w:id="21" w:name="_Toc21002"/>
            <w:r>
              <w:rPr>
                <w:rFonts w:ascii="Times New Roman" w:hAnsi="Times New Roman"/>
                <w:sz w:val="24"/>
                <w:szCs w:val="24"/>
              </w:rPr>
              <w:t>Version</w:t>
            </w:r>
            <w:bookmarkEnd w:id="12"/>
            <w:bookmarkEnd w:id="13"/>
            <w:bookmarkEnd w:id="14"/>
            <w:bookmarkEnd w:id="15"/>
            <w:bookmarkEnd w:id="16"/>
            <w:bookmarkEnd w:id="17"/>
            <w:bookmarkEnd w:id="18"/>
            <w:bookmarkEnd w:id="19"/>
            <w:bookmarkEnd w:id="20"/>
            <w:bookmarkEnd w:id="21"/>
          </w:p>
        </w:tc>
        <w:tc>
          <w:tcPr>
            <w:tcW w:w="2209" w:type="dxa"/>
            <w:vAlign w:val="center"/>
          </w:tcPr>
          <w:p w:rsidR="0073466D" w:rsidRDefault="00C56BD9">
            <w:pPr>
              <w:pStyle w:val="Ttulo3"/>
              <w:spacing w:before="0" w:after="0"/>
              <w:jc w:val="both"/>
              <w:rPr>
                <w:rFonts w:ascii="Times New Roman" w:hAnsi="Times New Roman"/>
                <w:sz w:val="24"/>
                <w:szCs w:val="24"/>
              </w:rPr>
            </w:pPr>
            <w:bookmarkStart w:id="22" w:name="_Toc31704"/>
            <w:bookmarkStart w:id="23" w:name="_Toc7477"/>
            <w:bookmarkStart w:id="24" w:name="_Toc5698"/>
            <w:bookmarkStart w:id="25" w:name="_Toc19920"/>
            <w:bookmarkStart w:id="26" w:name="_Toc19107"/>
            <w:bookmarkStart w:id="27" w:name="_Toc23662"/>
            <w:bookmarkStart w:id="28" w:name="_Toc15085"/>
            <w:bookmarkStart w:id="29" w:name="_Toc1077"/>
            <w:bookmarkStart w:id="30" w:name="_Toc4352"/>
            <w:bookmarkStart w:id="31" w:name="_Toc27857"/>
            <w:r>
              <w:rPr>
                <w:rFonts w:ascii="Times New Roman" w:hAnsi="Times New Roman"/>
                <w:sz w:val="24"/>
                <w:szCs w:val="24"/>
              </w:rPr>
              <w:t>Author</w:t>
            </w:r>
            <w:bookmarkEnd w:id="22"/>
            <w:bookmarkEnd w:id="23"/>
            <w:bookmarkEnd w:id="24"/>
            <w:bookmarkEnd w:id="25"/>
            <w:bookmarkEnd w:id="26"/>
            <w:bookmarkEnd w:id="27"/>
            <w:bookmarkEnd w:id="28"/>
            <w:bookmarkEnd w:id="29"/>
            <w:bookmarkEnd w:id="30"/>
            <w:bookmarkEnd w:id="31"/>
          </w:p>
        </w:tc>
        <w:tc>
          <w:tcPr>
            <w:tcW w:w="2210" w:type="dxa"/>
            <w:vAlign w:val="center"/>
          </w:tcPr>
          <w:p w:rsidR="0073466D" w:rsidRDefault="00C56BD9">
            <w:pPr>
              <w:pStyle w:val="Ttulo3"/>
              <w:spacing w:before="0"/>
              <w:jc w:val="both"/>
              <w:rPr>
                <w:rFonts w:ascii="Times New Roman" w:hAnsi="Times New Roman"/>
                <w:sz w:val="24"/>
                <w:szCs w:val="24"/>
              </w:rPr>
            </w:pPr>
            <w:bookmarkStart w:id="32" w:name="_Toc19481"/>
            <w:bookmarkStart w:id="33" w:name="_Toc25034"/>
            <w:bookmarkStart w:id="34" w:name="_Toc22076"/>
            <w:bookmarkStart w:id="35" w:name="_Toc30670"/>
            <w:bookmarkStart w:id="36" w:name="_Toc22428"/>
            <w:bookmarkStart w:id="37" w:name="_Toc11934"/>
            <w:bookmarkStart w:id="38" w:name="_Toc12047"/>
            <w:bookmarkStart w:id="39" w:name="_Toc3386"/>
            <w:bookmarkStart w:id="40" w:name="_Toc29447"/>
            <w:bookmarkStart w:id="41" w:name="_Toc18457"/>
            <w:r>
              <w:rPr>
                <w:rFonts w:ascii="Times New Roman" w:hAnsi="Times New Roman"/>
                <w:sz w:val="24"/>
                <w:szCs w:val="24"/>
              </w:rPr>
              <w:t>Issue date</w:t>
            </w:r>
            <w:bookmarkEnd w:id="32"/>
            <w:bookmarkEnd w:id="33"/>
            <w:bookmarkEnd w:id="34"/>
            <w:bookmarkEnd w:id="35"/>
            <w:bookmarkEnd w:id="36"/>
            <w:bookmarkEnd w:id="37"/>
            <w:bookmarkEnd w:id="38"/>
            <w:bookmarkEnd w:id="39"/>
            <w:bookmarkEnd w:id="40"/>
            <w:bookmarkEnd w:id="41"/>
          </w:p>
        </w:tc>
        <w:tc>
          <w:tcPr>
            <w:tcW w:w="2211" w:type="dxa"/>
            <w:vAlign w:val="center"/>
          </w:tcPr>
          <w:p w:rsidR="0073466D" w:rsidRDefault="00C56BD9">
            <w:pPr>
              <w:pStyle w:val="Ttulo3"/>
              <w:spacing w:before="0"/>
              <w:jc w:val="both"/>
              <w:rPr>
                <w:rFonts w:ascii="Times New Roman" w:hAnsi="Times New Roman"/>
                <w:sz w:val="24"/>
                <w:szCs w:val="24"/>
              </w:rPr>
            </w:pPr>
            <w:bookmarkStart w:id="42" w:name="_Toc20909"/>
            <w:bookmarkStart w:id="43" w:name="_Toc23921"/>
            <w:bookmarkStart w:id="44" w:name="_Toc20093"/>
            <w:bookmarkStart w:id="45" w:name="_Toc25026"/>
            <w:bookmarkStart w:id="46" w:name="_Toc368"/>
            <w:bookmarkStart w:id="47" w:name="_Toc1007"/>
            <w:bookmarkStart w:id="48" w:name="_Toc9576"/>
            <w:bookmarkStart w:id="49" w:name="_Toc17123"/>
            <w:bookmarkStart w:id="50" w:name="_Toc8129"/>
            <w:bookmarkStart w:id="51" w:name="_Toc31831"/>
            <w:r>
              <w:rPr>
                <w:rFonts w:ascii="Times New Roman" w:hAnsi="Times New Roman"/>
                <w:sz w:val="24"/>
                <w:szCs w:val="24"/>
              </w:rPr>
              <w:t>Revisions</w:t>
            </w:r>
            <w:bookmarkEnd w:id="42"/>
            <w:bookmarkEnd w:id="43"/>
            <w:bookmarkEnd w:id="44"/>
            <w:bookmarkEnd w:id="45"/>
            <w:bookmarkEnd w:id="46"/>
            <w:bookmarkEnd w:id="47"/>
            <w:bookmarkEnd w:id="48"/>
            <w:bookmarkEnd w:id="49"/>
            <w:bookmarkEnd w:id="50"/>
            <w:bookmarkEnd w:id="51"/>
          </w:p>
        </w:tc>
      </w:tr>
      <w:tr w:rsidR="0073466D">
        <w:tblPrEx>
          <w:tblCellMar>
            <w:top w:w="0" w:type="dxa"/>
            <w:bottom w:w="0" w:type="dxa"/>
          </w:tblCellMar>
        </w:tblPrEx>
        <w:trPr>
          <w:trHeight w:val="329"/>
        </w:trPr>
        <w:tc>
          <w:tcPr>
            <w:tcW w:w="2210" w:type="dxa"/>
            <w:vAlign w:val="center"/>
          </w:tcPr>
          <w:p w:rsidR="0073466D" w:rsidRDefault="00C56BD9">
            <w:pPr>
              <w:jc w:val="center"/>
              <w:rPr>
                <w:rFonts w:ascii="Times New Roman" w:hAnsi="Times New Roman"/>
                <w:sz w:val="24"/>
                <w:szCs w:val="24"/>
              </w:rPr>
            </w:pPr>
            <w:r>
              <w:rPr>
                <w:rFonts w:ascii="Times New Roman" w:hAnsi="Times New Roman"/>
                <w:sz w:val="24"/>
                <w:szCs w:val="24"/>
              </w:rPr>
              <w:t>1.0</w:t>
            </w:r>
          </w:p>
        </w:tc>
        <w:tc>
          <w:tcPr>
            <w:tcW w:w="2209" w:type="dxa"/>
            <w:vAlign w:val="center"/>
          </w:tcPr>
          <w:p w:rsidR="0073466D" w:rsidRDefault="00C56BD9">
            <w:pPr>
              <w:jc w:val="center"/>
              <w:rPr>
                <w:rFonts w:ascii="Times New Roman" w:hAnsi="Times New Roman"/>
                <w:sz w:val="24"/>
                <w:szCs w:val="24"/>
              </w:rPr>
            </w:pPr>
            <w:r>
              <w:rPr>
                <w:rFonts w:ascii="Times New Roman" w:hAnsi="Times New Roman"/>
                <w:sz w:val="24"/>
                <w:szCs w:val="24"/>
              </w:rPr>
              <w:t>Yatish</w:t>
            </w:r>
          </w:p>
        </w:tc>
        <w:tc>
          <w:tcPr>
            <w:tcW w:w="2210" w:type="dxa"/>
            <w:vAlign w:val="center"/>
          </w:tcPr>
          <w:p w:rsidR="0073466D" w:rsidRDefault="00C56BD9">
            <w:pPr>
              <w:jc w:val="center"/>
              <w:rPr>
                <w:rFonts w:ascii="Times New Roman" w:hAnsi="Times New Roman"/>
                <w:sz w:val="24"/>
                <w:szCs w:val="24"/>
              </w:rPr>
            </w:pPr>
            <w:r>
              <w:rPr>
                <w:rFonts w:ascii="Times New Roman" w:hAnsi="Times New Roman"/>
                <w:sz w:val="24"/>
                <w:szCs w:val="24"/>
              </w:rPr>
              <w:t>07-16-2014</w:t>
            </w:r>
          </w:p>
        </w:tc>
        <w:tc>
          <w:tcPr>
            <w:tcW w:w="2211" w:type="dxa"/>
            <w:vAlign w:val="center"/>
          </w:tcPr>
          <w:p w:rsidR="0073466D" w:rsidRDefault="00C56BD9">
            <w:pPr>
              <w:jc w:val="center"/>
              <w:rPr>
                <w:rFonts w:ascii="Times New Roman" w:hAnsi="Times New Roman"/>
                <w:sz w:val="24"/>
                <w:szCs w:val="24"/>
              </w:rPr>
            </w:pPr>
            <w:r>
              <w:rPr>
                <w:rFonts w:ascii="Times New Roman" w:hAnsi="Times New Roman"/>
                <w:sz w:val="24"/>
                <w:szCs w:val="24"/>
              </w:rPr>
              <w:t>1</w:t>
            </w:r>
          </w:p>
        </w:tc>
      </w:tr>
      <w:tr w:rsidR="0073466D">
        <w:tblPrEx>
          <w:tblCellMar>
            <w:top w:w="0" w:type="dxa"/>
            <w:bottom w:w="0" w:type="dxa"/>
          </w:tblCellMar>
        </w:tblPrEx>
        <w:trPr>
          <w:trHeight w:val="329"/>
        </w:trPr>
        <w:tc>
          <w:tcPr>
            <w:tcW w:w="2210" w:type="dxa"/>
            <w:vAlign w:val="center"/>
          </w:tcPr>
          <w:p w:rsidR="0073466D" w:rsidRDefault="00C56BD9">
            <w:pPr>
              <w:jc w:val="center"/>
              <w:rPr>
                <w:rFonts w:ascii="Times New Roman" w:hAnsi="Times New Roman"/>
                <w:sz w:val="24"/>
                <w:szCs w:val="24"/>
              </w:rPr>
            </w:pPr>
            <w:r>
              <w:rPr>
                <w:rFonts w:ascii="Times New Roman" w:hAnsi="Times New Roman"/>
                <w:sz w:val="24"/>
                <w:szCs w:val="24"/>
              </w:rPr>
              <w:t>1.1</w:t>
            </w:r>
          </w:p>
        </w:tc>
        <w:tc>
          <w:tcPr>
            <w:tcW w:w="2209" w:type="dxa"/>
            <w:vAlign w:val="center"/>
          </w:tcPr>
          <w:p w:rsidR="0073466D" w:rsidRDefault="00C56BD9">
            <w:pPr>
              <w:jc w:val="center"/>
              <w:rPr>
                <w:rFonts w:ascii="Times New Roman" w:hAnsi="Times New Roman"/>
                <w:sz w:val="24"/>
                <w:szCs w:val="24"/>
              </w:rPr>
            </w:pPr>
            <w:r>
              <w:rPr>
                <w:rFonts w:ascii="Times New Roman" w:hAnsi="Times New Roman"/>
                <w:sz w:val="24"/>
                <w:szCs w:val="24"/>
              </w:rPr>
              <w:t>Yatish</w:t>
            </w:r>
          </w:p>
        </w:tc>
        <w:tc>
          <w:tcPr>
            <w:tcW w:w="2210" w:type="dxa"/>
            <w:vAlign w:val="center"/>
          </w:tcPr>
          <w:p w:rsidR="0073466D" w:rsidRDefault="00C56BD9">
            <w:pPr>
              <w:jc w:val="center"/>
              <w:rPr>
                <w:rFonts w:ascii="Times New Roman" w:hAnsi="Times New Roman"/>
                <w:sz w:val="24"/>
                <w:szCs w:val="24"/>
              </w:rPr>
            </w:pPr>
            <w:r>
              <w:rPr>
                <w:rFonts w:ascii="Times New Roman" w:hAnsi="Times New Roman"/>
                <w:sz w:val="24"/>
                <w:szCs w:val="24"/>
              </w:rPr>
              <w:t>07-22-2014</w:t>
            </w:r>
          </w:p>
        </w:tc>
        <w:tc>
          <w:tcPr>
            <w:tcW w:w="2211" w:type="dxa"/>
            <w:vAlign w:val="center"/>
          </w:tcPr>
          <w:p w:rsidR="0073466D" w:rsidRDefault="00C56BD9">
            <w:pPr>
              <w:jc w:val="center"/>
              <w:rPr>
                <w:rFonts w:ascii="Times New Roman" w:hAnsi="Times New Roman"/>
                <w:sz w:val="24"/>
                <w:szCs w:val="24"/>
              </w:rPr>
            </w:pPr>
            <w:r>
              <w:rPr>
                <w:rFonts w:ascii="Times New Roman" w:hAnsi="Times New Roman"/>
                <w:sz w:val="24"/>
                <w:szCs w:val="24"/>
              </w:rPr>
              <w:t>2</w:t>
            </w:r>
          </w:p>
        </w:tc>
      </w:tr>
      <w:tr w:rsidR="0073466D">
        <w:tblPrEx>
          <w:tblCellMar>
            <w:top w:w="0" w:type="dxa"/>
            <w:bottom w:w="0" w:type="dxa"/>
          </w:tblCellMar>
        </w:tblPrEx>
        <w:trPr>
          <w:trHeight w:val="350"/>
        </w:trPr>
        <w:tc>
          <w:tcPr>
            <w:tcW w:w="2210" w:type="dxa"/>
          </w:tcPr>
          <w:p w:rsidR="0073466D" w:rsidRDefault="0073466D">
            <w:pPr>
              <w:jc w:val="both"/>
              <w:rPr>
                <w:rFonts w:ascii="Times New Roman" w:hAnsi="Times New Roman"/>
                <w:sz w:val="24"/>
                <w:szCs w:val="24"/>
              </w:rPr>
            </w:pPr>
          </w:p>
        </w:tc>
        <w:tc>
          <w:tcPr>
            <w:tcW w:w="2209" w:type="dxa"/>
          </w:tcPr>
          <w:p w:rsidR="0073466D" w:rsidRDefault="0073466D">
            <w:pPr>
              <w:jc w:val="both"/>
              <w:rPr>
                <w:rFonts w:ascii="Times New Roman" w:hAnsi="Times New Roman"/>
                <w:sz w:val="24"/>
                <w:szCs w:val="24"/>
              </w:rPr>
            </w:pPr>
          </w:p>
        </w:tc>
        <w:tc>
          <w:tcPr>
            <w:tcW w:w="2210" w:type="dxa"/>
          </w:tcPr>
          <w:p w:rsidR="0073466D" w:rsidRDefault="0073466D">
            <w:pPr>
              <w:jc w:val="both"/>
              <w:rPr>
                <w:rFonts w:ascii="Times New Roman" w:hAnsi="Times New Roman"/>
                <w:sz w:val="24"/>
                <w:szCs w:val="24"/>
              </w:rPr>
            </w:pPr>
          </w:p>
        </w:tc>
        <w:tc>
          <w:tcPr>
            <w:tcW w:w="2211" w:type="dxa"/>
          </w:tcPr>
          <w:p w:rsidR="0073466D" w:rsidRDefault="0073466D">
            <w:pPr>
              <w:jc w:val="both"/>
              <w:rPr>
                <w:rFonts w:ascii="Times New Roman" w:hAnsi="Times New Roman"/>
                <w:sz w:val="24"/>
                <w:szCs w:val="24"/>
              </w:rPr>
            </w:pPr>
          </w:p>
        </w:tc>
      </w:tr>
    </w:tbl>
    <w:p w:rsidR="0073466D" w:rsidRDefault="0073466D">
      <w:pPr>
        <w:jc w:val="both"/>
        <w:rPr>
          <w:rFonts w:ascii="Times New Roman" w:hAnsi="Times New Roman"/>
          <w:sz w:val="24"/>
          <w:szCs w:val="24"/>
        </w:rPr>
      </w:pPr>
    </w:p>
    <w:p w:rsidR="0073466D" w:rsidRDefault="0073466D">
      <w:pPr>
        <w:jc w:val="both"/>
        <w:rPr>
          <w:rFonts w:ascii="Times New Roman" w:hAnsi="Times New Roman"/>
          <w:sz w:val="24"/>
          <w:szCs w:val="24"/>
        </w:rPr>
      </w:pPr>
    </w:p>
    <w:p w:rsidR="0073466D" w:rsidRDefault="0073466D">
      <w:pPr>
        <w:jc w:val="both"/>
        <w:rPr>
          <w:rFonts w:ascii="Times New Roman" w:hAnsi="Times New Roman"/>
          <w:sz w:val="24"/>
          <w:szCs w:val="24"/>
        </w:rPr>
      </w:pPr>
    </w:p>
    <w:p w:rsidR="0073466D" w:rsidRDefault="00C56BD9">
      <w:pPr>
        <w:jc w:val="both"/>
        <w:rPr>
          <w:rFonts w:ascii="Times New Roman" w:hAnsi="Times New Roman"/>
          <w:b/>
          <w:kern w:val="44"/>
          <w:sz w:val="24"/>
          <w:szCs w:val="24"/>
        </w:rPr>
      </w:pPr>
      <w:r>
        <w:rPr>
          <w:rFonts w:ascii="Times New Roman" w:hAnsi="Times New Roman"/>
          <w:b/>
          <w:kern w:val="44"/>
          <w:sz w:val="24"/>
          <w:szCs w:val="24"/>
        </w:rPr>
        <w:t>Document Authorizations</w:t>
      </w:r>
    </w:p>
    <w:tbl>
      <w:tblP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56"/>
        <w:gridCol w:w="2956"/>
        <w:gridCol w:w="2957"/>
      </w:tblGrid>
      <w:tr w:rsidR="0073466D">
        <w:tblPrEx>
          <w:tblCellMar>
            <w:top w:w="0" w:type="dxa"/>
            <w:bottom w:w="0" w:type="dxa"/>
          </w:tblCellMar>
        </w:tblPrEx>
        <w:tc>
          <w:tcPr>
            <w:tcW w:w="2956" w:type="dxa"/>
          </w:tcPr>
          <w:p w:rsidR="0073466D" w:rsidRDefault="00C56BD9">
            <w:pPr>
              <w:pStyle w:val="Ttulo3"/>
              <w:spacing w:before="0" w:after="0"/>
              <w:jc w:val="both"/>
              <w:rPr>
                <w:rFonts w:ascii="Times New Roman" w:hAnsi="Times New Roman"/>
                <w:sz w:val="24"/>
                <w:szCs w:val="24"/>
              </w:rPr>
            </w:pPr>
            <w:bookmarkStart w:id="52" w:name="_Toc12505"/>
            <w:bookmarkStart w:id="53" w:name="_Toc14461"/>
            <w:bookmarkStart w:id="54" w:name="_Toc29341"/>
            <w:bookmarkStart w:id="55" w:name="_Toc7885"/>
            <w:bookmarkStart w:id="56" w:name="_Toc31915"/>
            <w:bookmarkStart w:id="57" w:name="_Toc6285"/>
            <w:bookmarkStart w:id="58" w:name="_Toc10256"/>
            <w:bookmarkStart w:id="59" w:name="_Toc30124"/>
            <w:bookmarkStart w:id="60" w:name="_Toc23508"/>
            <w:bookmarkStart w:id="61" w:name="_Toc29320"/>
            <w:r>
              <w:rPr>
                <w:rFonts w:ascii="Times New Roman" w:hAnsi="Times New Roman"/>
                <w:sz w:val="24"/>
                <w:szCs w:val="24"/>
              </w:rPr>
              <w:t>Name</w:t>
            </w:r>
            <w:bookmarkEnd w:id="52"/>
            <w:bookmarkEnd w:id="53"/>
            <w:bookmarkEnd w:id="54"/>
            <w:bookmarkEnd w:id="55"/>
            <w:bookmarkEnd w:id="56"/>
            <w:bookmarkEnd w:id="57"/>
            <w:bookmarkEnd w:id="58"/>
            <w:bookmarkEnd w:id="59"/>
            <w:bookmarkEnd w:id="60"/>
            <w:bookmarkEnd w:id="61"/>
          </w:p>
        </w:tc>
        <w:tc>
          <w:tcPr>
            <w:tcW w:w="2956" w:type="dxa"/>
          </w:tcPr>
          <w:p w:rsidR="0073466D" w:rsidRDefault="00C56BD9">
            <w:pPr>
              <w:pStyle w:val="Ttulo3"/>
              <w:spacing w:before="0" w:after="0"/>
              <w:jc w:val="both"/>
              <w:rPr>
                <w:rFonts w:ascii="Times New Roman" w:hAnsi="Times New Roman"/>
                <w:sz w:val="24"/>
                <w:szCs w:val="24"/>
              </w:rPr>
            </w:pPr>
            <w:bookmarkStart w:id="62" w:name="_Toc2764"/>
            <w:bookmarkStart w:id="63" w:name="_Toc32450"/>
            <w:bookmarkStart w:id="64" w:name="_Toc32579"/>
            <w:bookmarkStart w:id="65" w:name="_Toc7905"/>
            <w:bookmarkStart w:id="66" w:name="_Toc8200"/>
            <w:bookmarkStart w:id="67" w:name="_Toc29813"/>
            <w:bookmarkStart w:id="68" w:name="_Toc5422"/>
            <w:bookmarkStart w:id="69" w:name="_Toc20529"/>
            <w:bookmarkStart w:id="70" w:name="_Toc28866"/>
            <w:bookmarkStart w:id="71" w:name="_Toc26538"/>
            <w:r>
              <w:rPr>
                <w:rFonts w:ascii="Times New Roman" w:hAnsi="Times New Roman"/>
                <w:sz w:val="24"/>
                <w:szCs w:val="24"/>
              </w:rPr>
              <w:t>Position</w:t>
            </w:r>
            <w:bookmarkEnd w:id="62"/>
            <w:bookmarkEnd w:id="63"/>
            <w:bookmarkEnd w:id="64"/>
            <w:bookmarkEnd w:id="65"/>
            <w:bookmarkEnd w:id="66"/>
            <w:bookmarkEnd w:id="67"/>
            <w:bookmarkEnd w:id="68"/>
            <w:bookmarkEnd w:id="69"/>
            <w:bookmarkEnd w:id="70"/>
            <w:bookmarkEnd w:id="71"/>
          </w:p>
        </w:tc>
        <w:tc>
          <w:tcPr>
            <w:tcW w:w="2957" w:type="dxa"/>
          </w:tcPr>
          <w:p w:rsidR="0073466D" w:rsidRDefault="00C56BD9">
            <w:pPr>
              <w:pStyle w:val="Ttulo3"/>
              <w:spacing w:before="0" w:after="0"/>
              <w:jc w:val="both"/>
              <w:rPr>
                <w:rFonts w:ascii="Times New Roman" w:hAnsi="Times New Roman"/>
                <w:sz w:val="24"/>
                <w:szCs w:val="24"/>
              </w:rPr>
            </w:pPr>
            <w:bookmarkStart w:id="72" w:name="_Toc252"/>
            <w:bookmarkStart w:id="73" w:name="_Toc8545"/>
            <w:bookmarkStart w:id="74" w:name="_Toc20278"/>
            <w:bookmarkStart w:id="75" w:name="_Toc16696"/>
            <w:bookmarkStart w:id="76" w:name="_Toc14646"/>
            <w:bookmarkStart w:id="77" w:name="_Toc19750"/>
            <w:bookmarkStart w:id="78" w:name="_Toc15367"/>
            <w:bookmarkStart w:id="79" w:name="_Toc23926"/>
            <w:bookmarkStart w:id="80" w:name="_Toc26292"/>
            <w:bookmarkStart w:id="81" w:name="_Toc4056"/>
            <w:r>
              <w:rPr>
                <w:rFonts w:ascii="Times New Roman" w:hAnsi="Times New Roman"/>
                <w:sz w:val="24"/>
                <w:szCs w:val="24"/>
              </w:rPr>
              <w:t>Email</w:t>
            </w:r>
            <w:bookmarkEnd w:id="72"/>
            <w:bookmarkEnd w:id="73"/>
            <w:bookmarkEnd w:id="74"/>
            <w:bookmarkEnd w:id="75"/>
            <w:bookmarkEnd w:id="76"/>
            <w:bookmarkEnd w:id="77"/>
            <w:bookmarkEnd w:id="78"/>
            <w:bookmarkEnd w:id="79"/>
            <w:bookmarkEnd w:id="80"/>
            <w:bookmarkEnd w:id="81"/>
          </w:p>
        </w:tc>
      </w:tr>
      <w:tr w:rsidR="0073466D">
        <w:tblPrEx>
          <w:tblCellMar>
            <w:top w:w="0" w:type="dxa"/>
            <w:bottom w:w="0" w:type="dxa"/>
          </w:tblCellMar>
        </w:tblPrEx>
        <w:tc>
          <w:tcPr>
            <w:tcW w:w="2956" w:type="dxa"/>
          </w:tcPr>
          <w:p w:rsidR="0073466D" w:rsidRDefault="0073466D">
            <w:pPr>
              <w:jc w:val="both"/>
              <w:rPr>
                <w:rFonts w:ascii="Times New Roman" w:hAnsi="Times New Roman"/>
                <w:b/>
                <w:kern w:val="44"/>
                <w:sz w:val="24"/>
                <w:szCs w:val="24"/>
              </w:rPr>
            </w:pPr>
          </w:p>
        </w:tc>
        <w:tc>
          <w:tcPr>
            <w:tcW w:w="2956" w:type="dxa"/>
          </w:tcPr>
          <w:p w:rsidR="0073466D" w:rsidRDefault="0073466D">
            <w:pPr>
              <w:jc w:val="both"/>
              <w:rPr>
                <w:rFonts w:ascii="Times New Roman" w:hAnsi="Times New Roman"/>
                <w:b/>
                <w:kern w:val="44"/>
                <w:sz w:val="24"/>
                <w:szCs w:val="24"/>
              </w:rPr>
            </w:pPr>
          </w:p>
        </w:tc>
        <w:tc>
          <w:tcPr>
            <w:tcW w:w="2957" w:type="dxa"/>
          </w:tcPr>
          <w:p w:rsidR="0073466D" w:rsidRDefault="0073466D">
            <w:pPr>
              <w:jc w:val="both"/>
              <w:rPr>
                <w:rFonts w:ascii="Times New Roman" w:hAnsi="Times New Roman"/>
                <w:b/>
                <w:kern w:val="44"/>
                <w:sz w:val="24"/>
                <w:szCs w:val="24"/>
              </w:rPr>
            </w:pPr>
          </w:p>
        </w:tc>
      </w:tr>
      <w:tr w:rsidR="0073466D">
        <w:tblPrEx>
          <w:tblCellMar>
            <w:top w:w="0" w:type="dxa"/>
            <w:bottom w:w="0" w:type="dxa"/>
          </w:tblCellMar>
        </w:tblPrEx>
        <w:tc>
          <w:tcPr>
            <w:tcW w:w="2956" w:type="dxa"/>
          </w:tcPr>
          <w:p w:rsidR="0073466D" w:rsidRDefault="0073466D">
            <w:pPr>
              <w:jc w:val="both"/>
              <w:rPr>
                <w:rFonts w:ascii="Times New Roman" w:hAnsi="Times New Roman"/>
                <w:b/>
                <w:kern w:val="44"/>
                <w:sz w:val="24"/>
                <w:szCs w:val="24"/>
              </w:rPr>
            </w:pPr>
          </w:p>
        </w:tc>
        <w:tc>
          <w:tcPr>
            <w:tcW w:w="2956" w:type="dxa"/>
          </w:tcPr>
          <w:p w:rsidR="0073466D" w:rsidRDefault="0073466D">
            <w:pPr>
              <w:jc w:val="both"/>
              <w:rPr>
                <w:rFonts w:ascii="Times New Roman" w:hAnsi="Times New Roman"/>
                <w:b/>
                <w:kern w:val="44"/>
                <w:sz w:val="24"/>
                <w:szCs w:val="24"/>
              </w:rPr>
            </w:pPr>
          </w:p>
        </w:tc>
        <w:tc>
          <w:tcPr>
            <w:tcW w:w="2957" w:type="dxa"/>
          </w:tcPr>
          <w:p w:rsidR="0073466D" w:rsidRDefault="0073466D">
            <w:pPr>
              <w:jc w:val="both"/>
              <w:rPr>
                <w:rFonts w:ascii="Times New Roman" w:hAnsi="Times New Roman"/>
                <w:b/>
                <w:kern w:val="44"/>
                <w:sz w:val="24"/>
                <w:szCs w:val="24"/>
              </w:rPr>
            </w:pPr>
          </w:p>
        </w:tc>
      </w:tr>
    </w:tbl>
    <w:p w:rsidR="0073466D" w:rsidRDefault="0073466D">
      <w:pPr>
        <w:jc w:val="both"/>
        <w:rPr>
          <w:rFonts w:ascii="Times New Roman" w:hAnsi="Times New Roman"/>
          <w:b/>
          <w:kern w:val="44"/>
          <w:sz w:val="24"/>
          <w:szCs w:val="24"/>
        </w:rPr>
        <w:sectPr w:rsidR="0073466D">
          <w:pgSz w:w="12247" w:h="15819"/>
          <w:pgMar w:top="1440" w:right="1797" w:bottom="1440" w:left="1797" w:header="708" w:footer="708" w:gutter="0"/>
          <w:cols w:space="720"/>
          <w:docGrid w:linePitch="287"/>
        </w:sectPr>
      </w:pPr>
    </w:p>
    <w:p w:rsidR="0073466D" w:rsidRDefault="00C56BD9">
      <w:pPr>
        <w:pStyle w:val="Ttulo1"/>
        <w:jc w:val="both"/>
        <w:rPr>
          <w:rFonts w:ascii="Times New Roman" w:hAnsi="Times New Roman"/>
          <w:color w:val="auto"/>
          <w:sz w:val="24"/>
          <w:szCs w:val="24"/>
        </w:rPr>
      </w:pPr>
      <w:bookmarkStart w:id="82" w:name="_Toc9769"/>
      <w:bookmarkStart w:id="83" w:name="_Toc23017"/>
      <w:bookmarkStart w:id="84" w:name="_Toc23688"/>
      <w:bookmarkStart w:id="85" w:name="_Toc4299"/>
      <w:bookmarkStart w:id="86" w:name="_Toc21653"/>
      <w:bookmarkStart w:id="87" w:name="_Toc16090"/>
      <w:bookmarkStart w:id="88" w:name="_Toc5249"/>
      <w:r>
        <w:rPr>
          <w:rFonts w:ascii="Times New Roman" w:hAnsi="Times New Roman"/>
          <w:color w:val="auto"/>
          <w:sz w:val="24"/>
          <w:szCs w:val="24"/>
        </w:rPr>
        <w:lastRenderedPageBreak/>
        <w:t>Document Purpose</w:t>
      </w:r>
      <w:bookmarkEnd w:id="82"/>
      <w:bookmarkEnd w:id="83"/>
      <w:bookmarkEnd w:id="84"/>
      <w:bookmarkEnd w:id="85"/>
      <w:bookmarkEnd w:id="86"/>
      <w:bookmarkEnd w:id="87"/>
      <w:bookmarkEnd w:id="88"/>
    </w:p>
    <w:p w:rsidR="0073466D" w:rsidRDefault="0073466D">
      <w:pPr>
        <w:jc w:val="both"/>
        <w:rPr>
          <w:rFonts w:ascii="Times New Roman" w:hAnsi="Times New Roman"/>
          <w:sz w:val="24"/>
          <w:szCs w:val="24"/>
        </w:rPr>
      </w:pPr>
      <w:r>
        <w:rPr>
          <w:rFonts w:ascii="Times New Roman" w:hAnsi="Times New Roman"/>
          <w:sz w:val="24"/>
          <w:szCs w:val="24"/>
        </w:rPr>
        <w:pict>
          <v:line id="Line 1030" o:spid="_x0000_s1030" style="position:absolute;left:0;text-align:left;z-index:251664384" from="-.75pt,2.6pt" to="375.7pt,2.65pt" o:preferrelative="t" strokecolor="#739cc3">
            <v:stroke miterlimit="2"/>
          </v:line>
        </w:pict>
      </w:r>
    </w:p>
    <w:p w:rsidR="0073466D" w:rsidRDefault="00C56BD9">
      <w:pPr>
        <w:jc w:val="both"/>
        <w:rPr>
          <w:rFonts w:ascii="Times New Roman" w:hAnsi="Times New Roman"/>
          <w:sz w:val="24"/>
          <w:szCs w:val="24"/>
        </w:rPr>
      </w:pPr>
      <w:r>
        <w:rPr>
          <w:rFonts w:ascii="Times New Roman" w:hAnsi="Times New Roman"/>
          <w:sz w:val="24"/>
          <w:szCs w:val="24"/>
        </w:rPr>
        <w:t xml:space="preserve">This document is intended to provide high level requirements of </w:t>
      </w:r>
      <w:r>
        <w:rPr>
          <w:rFonts w:ascii="Times New Roman" w:hAnsi="Times New Roman"/>
          <w:i/>
          <w:iCs/>
          <w:sz w:val="24"/>
          <w:szCs w:val="24"/>
        </w:rPr>
        <w:t>AvanzeMe.com</w:t>
      </w:r>
      <w:r>
        <w:rPr>
          <w:rFonts w:ascii="Times New Roman" w:hAnsi="Times New Roman"/>
          <w:sz w:val="24"/>
          <w:szCs w:val="24"/>
        </w:rPr>
        <w:t>. This document contains outline of high level design of the solution. For the technical design document to be completed following should be completed and signed off with client ma</w:t>
      </w:r>
      <w:r>
        <w:rPr>
          <w:rFonts w:ascii="Times New Roman" w:hAnsi="Times New Roman"/>
          <w:sz w:val="24"/>
          <w:szCs w:val="24"/>
        </w:rPr>
        <w:t>nager:</w:t>
      </w:r>
    </w:p>
    <w:p w:rsidR="0073466D" w:rsidRDefault="0073466D">
      <w:pPr>
        <w:jc w:val="both"/>
        <w:rPr>
          <w:rFonts w:ascii="Times New Roman" w:hAnsi="Times New Roman"/>
          <w:sz w:val="24"/>
          <w:szCs w:val="24"/>
        </w:rPr>
      </w:pPr>
    </w:p>
    <w:p w:rsidR="0073466D" w:rsidRDefault="00C56BD9">
      <w:pPr>
        <w:numPr>
          <w:ilvl w:val="0"/>
          <w:numId w:val="2"/>
        </w:numPr>
        <w:ind w:left="845"/>
        <w:jc w:val="both"/>
        <w:rPr>
          <w:rFonts w:ascii="Times New Roman" w:hAnsi="Times New Roman"/>
          <w:sz w:val="24"/>
          <w:szCs w:val="24"/>
        </w:rPr>
      </w:pPr>
      <w:r>
        <w:rPr>
          <w:rFonts w:ascii="Times New Roman" w:hAnsi="Times New Roman"/>
          <w:sz w:val="24"/>
          <w:szCs w:val="24"/>
        </w:rPr>
        <w:t>Business requirements</w:t>
      </w:r>
    </w:p>
    <w:p w:rsidR="0073466D" w:rsidRDefault="00C56BD9">
      <w:pPr>
        <w:numPr>
          <w:ilvl w:val="0"/>
          <w:numId w:val="2"/>
        </w:numPr>
        <w:ind w:left="845"/>
        <w:jc w:val="both"/>
        <w:rPr>
          <w:rFonts w:ascii="Times New Roman" w:hAnsi="Times New Roman"/>
          <w:sz w:val="24"/>
          <w:szCs w:val="24"/>
        </w:rPr>
      </w:pPr>
      <w:r>
        <w:rPr>
          <w:rFonts w:ascii="Times New Roman" w:hAnsi="Times New Roman"/>
          <w:sz w:val="24"/>
          <w:szCs w:val="24"/>
        </w:rPr>
        <w:t>Functional requirements</w:t>
      </w:r>
    </w:p>
    <w:p w:rsidR="0073466D" w:rsidRDefault="00C56BD9">
      <w:pPr>
        <w:numPr>
          <w:ilvl w:val="0"/>
          <w:numId w:val="2"/>
        </w:numPr>
        <w:ind w:left="845"/>
        <w:jc w:val="both"/>
        <w:rPr>
          <w:rFonts w:ascii="Times New Roman" w:hAnsi="Times New Roman"/>
          <w:sz w:val="24"/>
          <w:szCs w:val="24"/>
        </w:rPr>
      </w:pPr>
      <w:r>
        <w:rPr>
          <w:rFonts w:ascii="Times New Roman" w:hAnsi="Times New Roman"/>
          <w:sz w:val="24"/>
          <w:szCs w:val="24"/>
        </w:rPr>
        <w:t>Relevant Enterprise standards</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sectPr w:rsidR="0073466D">
          <w:pgSz w:w="12247" w:h="15819"/>
          <w:pgMar w:top="1440" w:right="1797" w:bottom="1440" w:left="1797" w:header="708" w:footer="708" w:gutter="0"/>
          <w:cols w:space="720"/>
          <w:docGrid w:linePitch="287"/>
        </w:sectPr>
      </w:pPr>
      <w:r>
        <w:rPr>
          <w:rFonts w:ascii="Times New Roman" w:hAnsi="Times New Roman"/>
          <w:sz w:val="24"/>
          <w:szCs w:val="24"/>
        </w:rPr>
        <w:t xml:space="preserve">Each section of the document contains notes/suggestions these suggestions. </w:t>
      </w:r>
    </w:p>
    <w:p w:rsidR="0073466D" w:rsidRDefault="00C56BD9">
      <w:pPr>
        <w:pStyle w:val="Ttulo3"/>
        <w:jc w:val="both"/>
        <w:rPr>
          <w:rFonts w:ascii="Times New Roman" w:hAnsi="Times New Roman"/>
          <w:sz w:val="24"/>
          <w:szCs w:val="24"/>
        </w:rPr>
      </w:pPr>
      <w:bookmarkStart w:id="89" w:name="_Toc15645"/>
      <w:bookmarkStart w:id="90" w:name="_Toc11028"/>
      <w:bookmarkStart w:id="91" w:name="_Toc6755"/>
      <w:bookmarkStart w:id="92" w:name="_Toc31724"/>
      <w:bookmarkStart w:id="93" w:name="_Toc25572"/>
      <w:bookmarkStart w:id="94" w:name="_Toc7310"/>
      <w:bookmarkStart w:id="95" w:name="_Toc8197"/>
      <w:bookmarkStart w:id="96" w:name="_Toc4893"/>
      <w:r>
        <w:rPr>
          <w:rFonts w:ascii="Times New Roman" w:hAnsi="Times New Roman"/>
          <w:sz w:val="24"/>
          <w:szCs w:val="24"/>
        </w:rPr>
        <w:lastRenderedPageBreak/>
        <w:t>Table of Contents</w:t>
      </w:r>
      <w:bookmarkEnd w:id="89"/>
      <w:bookmarkEnd w:id="90"/>
      <w:bookmarkEnd w:id="91"/>
      <w:bookmarkEnd w:id="92"/>
      <w:bookmarkEnd w:id="93"/>
      <w:bookmarkEnd w:id="94"/>
      <w:bookmarkEnd w:id="95"/>
      <w:bookmarkEnd w:id="96"/>
    </w:p>
    <w:p w:rsidR="0073466D" w:rsidRDefault="0073466D">
      <w:pPr>
        <w:jc w:val="both"/>
        <w:rPr>
          <w:rFonts w:ascii="Times New Roman" w:hAnsi="Times New Roman"/>
          <w:sz w:val="24"/>
          <w:szCs w:val="24"/>
        </w:rPr>
      </w:pPr>
      <w:r>
        <w:rPr>
          <w:rFonts w:ascii="Times New Roman" w:hAnsi="Times New Roman"/>
          <w:sz w:val="24"/>
          <w:szCs w:val="24"/>
        </w:rPr>
        <w:pict>
          <v:line id="Line 1029" o:spid="_x0000_s1031" style="position:absolute;left:0;text-align:left;z-index:251663360" from="1.45pt,2.2pt" to="377.95pt,2.25pt" o:preferrelative="t" strokecolor="#739cc3">
            <v:stroke miterlimit="2"/>
          </v:line>
        </w:pict>
      </w:r>
      <w:r>
        <w:rPr>
          <w:rFonts w:ascii="Times New Roman" w:hAnsi="Times New Roman"/>
          <w:sz w:val="24"/>
          <w:szCs w:val="24"/>
        </w:rPr>
        <w:fldChar w:fldCharType="begin"/>
      </w:r>
      <w:r w:rsidR="00C56BD9">
        <w:rPr>
          <w:rFonts w:ascii="Times New Roman" w:hAnsi="Times New Roman"/>
          <w:sz w:val="24"/>
          <w:szCs w:val="24"/>
        </w:rPr>
        <w:instrText xml:space="preserve">TOC \o "1-4" \f \h  \u </w:instrText>
      </w:r>
      <w:r>
        <w:rPr>
          <w:rFonts w:ascii="Times New Roman" w:hAnsi="Times New Roman"/>
          <w:sz w:val="24"/>
          <w:szCs w:val="24"/>
        </w:rPr>
        <w:fldChar w:fldCharType="separate"/>
      </w:r>
    </w:p>
    <w:p w:rsidR="0073466D" w:rsidRDefault="0073466D">
      <w:pPr>
        <w:pStyle w:val="TDC1"/>
        <w:tabs>
          <w:tab w:val="right" w:leader="dot" w:pos="9313"/>
        </w:tabs>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"_Toc16117"</w:instrText>
      </w:r>
      <w:r>
        <w:rPr>
          <w:rFonts w:ascii="Times New Roman" w:hAnsi="Times New Roman"/>
          <w:sz w:val="24"/>
          <w:szCs w:val="24"/>
        </w:rPr>
        <w:fldChar w:fldCharType="separate"/>
      </w:r>
      <w:r w:rsidR="00C56BD9">
        <w:rPr>
          <w:rFonts w:ascii="Times New Roman" w:hAnsi="Times New Roman"/>
          <w:sz w:val="24"/>
          <w:szCs w:val="24"/>
        </w:rPr>
        <w:t xml:space="preserve">Document </w:t>
      </w:r>
      <w:r w:rsidR="00C56BD9">
        <w:rPr>
          <w:rFonts w:ascii="Times New Roman" w:hAnsi="Times New Roman"/>
          <w:sz w:val="24"/>
          <w:szCs w:val="24"/>
        </w:rPr>
        <w:t>Status and Revision History</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_Toc16117 </w:instrText>
      </w:r>
      <w:r>
        <w:rPr>
          <w:rFonts w:ascii="Times New Roman" w:hAnsi="Times New Roman"/>
          <w:sz w:val="24"/>
          <w:szCs w:val="24"/>
        </w:rPr>
        <w:fldChar w:fldCharType="separate"/>
      </w:r>
      <w:ins w:id="97"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"_Toc21002"</w:instrText>
      </w:r>
      <w:r>
        <w:rPr>
          <w:rFonts w:ascii="Times New Roman" w:hAnsi="Times New Roman"/>
          <w:sz w:val="24"/>
          <w:szCs w:val="24"/>
        </w:rPr>
        <w:fldChar w:fldCharType="separate"/>
      </w:r>
      <w:r w:rsidR="00C56BD9">
        <w:rPr>
          <w:rFonts w:ascii="Times New Roman" w:hAnsi="Times New Roman"/>
          <w:sz w:val="24"/>
          <w:szCs w:val="24"/>
        </w:rPr>
        <w:t>Version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_Toc21002 </w:instrText>
      </w:r>
      <w:r>
        <w:rPr>
          <w:rFonts w:ascii="Times New Roman" w:hAnsi="Times New Roman"/>
          <w:sz w:val="24"/>
          <w:szCs w:val="24"/>
        </w:rPr>
        <w:fldChar w:fldCharType="separate"/>
      </w:r>
      <w:ins w:id="98"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"_Toc27857"</w:instrText>
      </w:r>
      <w:r>
        <w:rPr>
          <w:rFonts w:ascii="Times New Roman" w:hAnsi="Times New Roman"/>
          <w:sz w:val="24"/>
          <w:szCs w:val="24"/>
        </w:rPr>
        <w:fldChar w:fldCharType="separate"/>
      </w:r>
      <w:r w:rsidR="00C56BD9">
        <w:rPr>
          <w:rFonts w:ascii="Times New Roman" w:hAnsi="Times New Roman"/>
          <w:sz w:val="24"/>
          <w:szCs w:val="24"/>
        </w:rPr>
        <w:t>Author</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_Toc27857 </w:instrText>
      </w:r>
      <w:r>
        <w:rPr>
          <w:rFonts w:ascii="Times New Roman" w:hAnsi="Times New Roman"/>
          <w:sz w:val="24"/>
          <w:szCs w:val="24"/>
        </w:rPr>
        <w:fldChar w:fldCharType="separate"/>
      </w:r>
      <w:ins w:id="99"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"_Toc18457"</w:instrText>
      </w:r>
      <w:r>
        <w:rPr>
          <w:rFonts w:ascii="Times New Roman" w:hAnsi="Times New Roman"/>
          <w:sz w:val="24"/>
          <w:szCs w:val="24"/>
        </w:rPr>
        <w:fldChar w:fldCharType="separate"/>
      </w:r>
      <w:r w:rsidR="00C56BD9">
        <w:rPr>
          <w:rFonts w:ascii="Times New Roman" w:hAnsi="Times New Roman"/>
          <w:sz w:val="24"/>
          <w:szCs w:val="24"/>
        </w:rPr>
        <w:t>Issue date</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_Toc18457 </w:instrText>
      </w:r>
      <w:r>
        <w:rPr>
          <w:rFonts w:ascii="Times New Roman" w:hAnsi="Times New Roman"/>
          <w:sz w:val="24"/>
          <w:szCs w:val="24"/>
        </w:rPr>
        <w:fldChar w:fldCharType="separate"/>
      </w:r>
      <w:ins w:id="100"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w:instrText>
      </w:r>
      <w:r w:rsidR="00C56BD9">
        <w:rPr>
          <w:rFonts w:ascii="Times New Roman" w:hAnsi="Times New Roman"/>
          <w:sz w:val="24"/>
          <w:szCs w:val="24"/>
        </w:rPr>
        <w:instrText>31831"</w:instrText>
      </w:r>
      <w:r>
        <w:rPr>
          <w:rFonts w:ascii="Times New Roman" w:hAnsi="Times New Roman"/>
          <w:sz w:val="24"/>
          <w:szCs w:val="24"/>
        </w:rPr>
        <w:fldChar w:fldCharType="separate"/>
      </w:r>
      <w:r w:rsidR="00C56BD9">
        <w:rPr>
          <w:rFonts w:ascii="Times New Roman" w:hAnsi="Times New Roman"/>
          <w:sz w:val="24"/>
          <w:szCs w:val="24"/>
        </w:rPr>
        <w:t>Revisions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_Toc31831 </w:instrText>
      </w:r>
      <w:r>
        <w:rPr>
          <w:rFonts w:ascii="Times New Roman" w:hAnsi="Times New Roman"/>
          <w:sz w:val="24"/>
          <w:szCs w:val="24"/>
        </w:rPr>
        <w:fldChar w:fldCharType="separate"/>
      </w:r>
      <w:ins w:id="101"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"_Toc29320"</w:instrText>
      </w:r>
      <w:r>
        <w:rPr>
          <w:rFonts w:ascii="Times New Roman" w:hAnsi="Times New Roman"/>
          <w:sz w:val="24"/>
          <w:szCs w:val="24"/>
        </w:rPr>
        <w:fldChar w:fldCharType="separate"/>
      </w:r>
      <w:r w:rsidR="00C56BD9">
        <w:rPr>
          <w:rFonts w:ascii="Times New Roman" w:hAnsi="Times New Roman"/>
          <w:sz w:val="24"/>
          <w:szCs w:val="24"/>
        </w:rPr>
        <w:t>Name</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_Toc29320 </w:instrText>
      </w:r>
      <w:r>
        <w:rPr>
          <w:rFonts w:ascii="Times New Roman" w:hAnsi="Times New Roman"/>
          <w:sz w:val="24"/>
          <w:szCs w:val="24"/>
        </w:rPr>
        <w:fldChar w:fldCharType="separate"/>
      </w:r>
      <w:ins w:id="102"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"_Toc26538"</w:instrText>
      </w:r>
      <w:r>
        <w:rPr>
          <w:rFonts w:ascii="Times New Roman" w:hAnsi="Times New Roman"/>
          <w:sz w:val="24"/>
          <w:szCs w:val="24"/>
        </w:rPr>
        <w:fldChar w:fldCharType="separate"/>
      </w:r>
      <w:r w:rsidR="00C56BD9">
        <w:rPr>
          <w:rFonts w:ascii="Times New Roman" w:hAnsi="Times New Roman"/>
          <w:sz w:val="24"/>
          <w:szCs w:val="24"/>
        </w:rPr>
        <w:t>Position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_Toc26538 </w:instrText>
      </w:r>
      <w:r>
        <w:rPr>
          <w:rFonts w:ascii="Times New Roman" w:hAnsi="Times New Roman"/>
          <w:sz w:val="24"/>
          <w:szCs w:val="24"/>
        </w:rPr>
        <w:fldChar w:fldCharType="separate"/>
      </w:r>
      <w:ins w:id="103"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"_Toc4056"</w:instrText>
      </w:r>
      <w:r>
        <w:rPr>
          <w:rFonts w:ascii="Times New Roman" w:hAnsi="Times New Roman"/>
          <w:sz w:val="24"/>
          <w:szCs w:val="24"/>
        </w:rPr>
        <w:fldChar w:fldCharType="separate"/>
      </w:r>
      <w:r w:rsidR="00C56BD9">
        <w:rPr>
          <w:rFonts w:ascii="Times New Roman" w:hAnsi="Times New Roman"/>
          <w:sz w:val="24"/>
          <w:szCs w:val="24"/>
        </w:rPr>
        <w:t>Email</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_Toc4056 </w:instrText>
      </w:r>
      <w:r>
        <w:rPr>
          <w:rFonts w:ascii="Times New Roman" w:hAnsi="Times New Roman"/>
          <w:sz w:val="24"/>
          <w:szCs w:val="24"/>
        </w:rPr>
        <w:fldChar w:fldCharType="separate"/>
      </w:r>
      <w:ins w:id="104" w:author="D" w:date="2014-07-22T11:51:00Z">
        <w:r w:rsidR="00C56BD9">
          <w:rPr>
            <w:rFonts w:ascii="Times New Roman" w:hAnsi="Times New Roman"/>
            <w:sz w:val="24"/>
            <w:szCs w:val="24"/>
          </w:rPr>
          <w:t>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1"/>
        <w:tabs>
          <w:tab w:val="right" w:leader="dot" w:pos="9313"/>
        </w:tabs>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"_Toc5249"</w:instrText>
      </w:r>
      <w:r>
        <w:rPr>
          <w:rFonts w:ascii="Times New Roman" w:hAnsi="Times New Roman"/>
          <w:sz w:val="24"/>
          <w:szCs w:val="24"/>
        </w:rPr>
        <w:fldChar w:fldCharType="separate"/>
      </w:r>
      <w:r w:rsidR="00C56BD9">
        <w:rPr>
          <w:rFonts w:ascii="Times New Roman" w:hAnsi="Times New Roman"/>
          <w:sz w:val="24"/>
          <w:szCs w:val="24"/>
        </w:rPr>
        <w:t>Document Purpos</w:t>
      </w:r>
      <w:r w:rsidR="00C56BD9">
        <w:rPr>
          <w:rFonts w:ascii="Times New Roman" w:hAnsi="Times New Roman"/>
          <w:sz w:val="24"/>
          <w:szCs w:val="24"/>
        </w:rPr>
        <w:t>e</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_Toc5249 </w:instrText>
      </w:r>
      <w:r>
        <w:rPr>
          <w:rFonts w:ascii="Times New Roman" w:hAnsi="Times New Roman"/>
          <w:sz w:val="24"/>
          <w:szCs w:val="24"/>
        </w:rPr>
        <w:fldChar w:fldCharType="separate"/>
      </w:r>
      <w:ins w:id="105" w:author="D" w:date="2014-07-22T11:51:00Z">
        <w:r w:rsidR="00C56BD9">
          <w:rPr>
            <w:rFonts w:ascii="Times New Roman" w:hAnsi="Times New Roman"/>
            <w:sz w:val="24"/>
            <w:szCs w:val="24"/>
          </w:rPr>
          <w:t>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"_Toc4893"</w:instrText>
      </w:r>
      <w:r>
        <w:rPr>
          <w:rFonts w:ascii="Times New Roman" w:hAnsi="Times New Roman"/>
          <w:sz w:val="24"/>
          <w:szCs w:val="24"/>
        </w:rPr>
        <w:fldChar w:fldCharType="separate"/>
      </w:r>
      <w:r w:rsidR="00C56BD9">
        <w:rPr>
          <w:rFonts w:ascii="Times New Roman" w:hAnsi="Times New Roman"/>
          <w:sz w:val="24"/>
          <w:szCs w:val="24"/>
        </w:rPr>
        <w:t>Table of Contents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_Toc4893 </w:instrText>
      </w:r>
      <w:r>
        <w:rPr>
          <w:rFonts w:ascii="Times New Roman" w:hAnsi="Times New Roman"/>
          <w:sz w:val="24"/>
          <w:szCs w:val="24"/>
        </w:rPr>
        <w:fldChar w:fldCharType="separate"/>
      </w:r>
      <w:ins w:id="106" w:author="D" w:date="2014-07-22T11:51:00Z">
        <w:r w:rsidR="00C56BD9">
          <w:rPr>
            <w:rFonts w:ascii="Times New Roman" w:hAnsi="Times New Roman"/>
            <w:sz w:val="24"/>
            <w:szCs w:val="24"/>
          </w:rPr>
          <w:t>4</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1"/>
        <w:tabs>
          <w:tab w:val="right" w:leader="dot" w:pos="9313"/>
        </w:tabs>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"_Toc9462"</w:instrText>
      </w:r>
      <w:r>
        <w:rPr>
          <w:rFonts w:ascii="Times New Roman" w:hAnsi="Times New Roman"/>
          <w:sz w:val="24"/>
          <w:szCs w:val="24"/>
        </w:rPr>
        <w:fldChar w:fldCharType="separate"/>
      </w:r>
      <w:r w:rsidR="00C56BD9">
        <w:rPr>
          <w:rFonts w:ascii="Times New Roman" w:hAnsi="Times New Roman"/>
          <w:sz w:val="24"/>
          <w:szCs w:val="24"/>
        </w:rPr>
        <w:t>1. Project Summary</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_Toc9462 </w:instrText>
      </w:r>
      <w:r>
        <w:rPr>
          <w:rFonts w:ascii="Times New Roman" w:hAnsi="Times New Roman"/>
          <w:sz w:val="24"/>
          <w:szCs w:val="24"/>
        </w:rPr>
        <w:fldChar w:fldCharType="separate"/>
      </w:r>
      <w:ins w:id="107" w:author="D" w:date="2014-07-22T11:51:00Z">
        <w:r w:rsidR="00C56BD9">
          <w:rPr>
            <w:rFonts w:ascii="Times New Roman" w:hAnsi="Times New Roman"/>
            <w:sz w:val="24"/>
            <w:szCs w:val="24"/>
          </w:rPr>
          <w:t>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1"/>
        <w:tabs>
          <w:tab w:val="right" w:leader="dot" w:pos="9313"/>
        </w:tabs>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"_Toc27667"</w:instrText>
      </w:r>
      <w:r>
        <w:rPr>
          <w:rFonts w:ascii="Times New Roman" w:hAnsi="Times New Roman"/>
          <w:sz w:val="24"/>
          <w:szCs w:val="24"/>
        </w:rPr>
        <w:fldChar w:fldCharType="separate"/>
      </w:r>
      <w:r w:rsidR="00C56BD9">
        <w:rPr>
          <w:rFonts w:ascii="Times New Roman" w:hAnsi="Times New Roman"/>
          <w:sz w:val="24"/>
          <w:szCs w:val="24"/>
        </w:rPr>
        <w:t>2. Application Design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_Toc27667 </w:instrText>
      </w:r>
      <w:r>
        <w:rPr>
          <w:rFonts w:ascii="Times New Roman" w:hAnsi="Times New Roman"/>
          <w:sz w:val="24"/>
          <w:szCs w:val="24"/>
        </w:rPr>
        <w:fldChar w:fldCharType="separate"/>
      </w:r>
      <w:ins w:id="108" w:author="D" w:date="2014-07-22T11:51:00Z">
        <w:r w:rsidR="00C56BD9">
          <w:rPr>
            <w:rFonts w:ascii="Times New Roman" w:hAnsi="Times New Roman"/>
            <w:sz w:val="24"/>
            <w:szCs w:val="24"/>
          </w:rPr>
          <w:t>10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w:instrText>
      </w:r>
      <w:r w:rsidR="00C56BD9">
        <w:rPr>
          <w:rFonts w:ascii="Times New Roman" w:hAnsi="Times New Roman"/>
          <w:sz w:val="24"/>
          <w:szCs w:val="24"/>
        </w:rPr>
        <w:instrText>Toc11530"</w:instrText>
      </w:r>
      <w:r>
        <w:rPr>
          <w:rFonts w:ascii="Times New Roman" w:hAnsi="Times New Roman"/>
          <w:sz w:val="24"/>
          <w:szCs w:val="24"/>
        </w:rPr>
        <w:fldChar w:fldCharType="separate"/>
      </w:r>
      <w:r w:rsidR="00C56BD9">
        <w:rPr>
          <w:rFonts w:ascii="Times New Roman" w:hAnsi="Times New Roman"/>
          <w:sz w:val="24"/>
          <w:szCs w:val="24"/>
        </w:rPr>
        <w:t>2.1. Interfaces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_Toc11530 </w:instrText>
      </w:r>
      <w:r>
        <w:rPr>
          <w:rFonts w:ascii="Times New Roman" w:hAnsi="Times New Roman"/>
          <w:sz w:val="24"/>
          <w:szCs w:val="24"/>
        </w:rPr>
        <w:fldChar w:fldCharType="separate"/>
      </w:r>
      <w:ins w:id="109" w:author="D" w:date="2014-07-22T11:51:00Z">
        <w:r w:rsidR="00C56BD9">
          <w:rPr>
            <w:rFonts w:ascii="Times New Roman" w:hAnsi="Times New Roman"/>
            <w:sz w:val="24"/>
            <w:szCs w:val="24"/>
          </w:rPr>
          <w:t>10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"_Toc25284"</w:instrText>
      </w:r>
      <w:r>
        <w:rPr>
          <w:rFonts w:ascii="Times New Roman" w:hAnsi="Times New Roman"/>
          <w:sz w:val="24"/>
          <w:szCs w:val="24"/>
        </w:rPr>
        <w:fldChar w:fldCharType="separate"/>
      </w:r>
      <w:r w:rsidR="00C56BD9">
        <w:rPr>
          <w:rFonts w:ascii="Times New Roman" w:hAnsi="Times New Roman"/>
          <w:sz w:val="24"/>
          <w:szCs w:val="24"/>
        </w:rPr>
        <w:t>2.1.1 Sales Representatives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_Toc25284 </w:instrText>
      </w:r>
      <w:r>
        <w:rPr>
          <w:rFonts w:ascii="Times New Roman" w:hAnsi="Times New Roman"/>
          <w:sz w:val="24"/>
          <w:szCs w:val="24"/>
        </w:rPr>
        <w:fldChar w:fldCharType="separate"/>
      </w:r>
      <w:ins w:id="110" w:author="D" w:date="2014-07-22T11:51:00Z">
        <w:r w:rsidR="00C56BD9">
          <w:rPr>
            <w:rFonts w:ascii="Times New Roman" w:hAnsi="Times New Roman"/>
            <w:sz w:val="24"/>
            <w:szCs w:val="24"/>
          </w:rPr>
          <w:t>10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"_Toc25899"</w:instrText>
      </w:r>
      <w:r>
        <w:rPr>
          <w:rFonts w:ascii="Times New Roman" w:hAnsi="Times New Roman"/>
          <w:sz w:val="24"/>
          <w:szCs w:val="24"/>
        </w:rPr>
        <w:fldChar w:fldCharType="separate"/>
      </w:r>
      <w:r w:rsidR="00C56BD9">
        <w:rPr>
          <w:rFonts w:ascii="Times New Roman" w:hAnsi="Times New Roman"/>
          <w:sz w:val="24"/>
          <w:szCs w:val="24"/>
        </w:rPr>
        <w:t>2.1.2 New System Users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_Toc25899 </w:instrText>
      </w:r>
      <w:r>
        <w:rPr>
          <w:rFonts w:ascii="Times New Roman" w:hAnsi="Times New Roman"/>
          <w:sz w:val="24"/>
          <w:szCs w:val="24"/>
        </w:rPr>
        <w:fldChar w:fldCharType="separate"/>
      </w:r>
      <w:ins w:id="111" w:author="D" w:date="2014-07-22T11:51:00Z">
        <w:r w:rsidR="00C56BD9">
          <w:rPr>
            <w:rFonts w:ascii="Times New Roman" w:hAnsi="Times New Roman"/>
            <w:sz w:val="24"/>
            <w:szCs w:val="24"/>
          </w:rPr>
          <w:t>10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"_Toc27939"</w:instrText>
      </w:r>
      <w:r>
        <w:rPr>
          <w:rFonts w:ascii="Times New Roman" w:hAnsi="Times New Roman"/>
          <w:sz w:val="24"/>
          <w:szCs w:val="24"/>
        </w:rPr>
        <w:fldChar w:fldCharType="separate"/>
      </w:r>
      <w:r w:rsidR="00C56BD9">
        <w:rPr>
          <w:rFonts w:ascii="Times New Roman" w:hAnsi="Times New Roman"/>
          <w:sz w:val="24"/>
          <w:szCs w:val="24"/>
        </w:rPr>
        <w:t xml:space="preserve">2.1.2.1 Prequal Work </w:t>
      </w:r>
      <w:r w:rsidR="00C56BD9">
        <w:rPr>
          <w:rFonts w:ascii="Times New Roman" w:hAnsi="Times New Roman"/>
          <w:sz w:val="24"/>
          <w:szCs w:val="24"/>
        </w:rPr>
        <w:t>flow</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_Toc27939 </w:instrText>
      </w:r>
      <w:r>
        <w:rPr>
          <w:rFonts w:ascii="Times New Roman" w:hAnsi="Times New Roman"/>
          <w:sz w:val="24"/>
          <w:szCs w:val="24"/>
        </w:rPr>
        <w:fldChar w:fldCharType="separate"/>
      </w:r>
      <w:ins w:id="112" w:author="D" w:date="2014-07-22T11:51:00Z">
        <w:r w:rsidR="00C56BD9">
          <w:rPr>
            <w:rFonts w:ascii="Times New Roman" w:hAnsi="Times New Roman"/>
            <w:sz w:val="24"/>
            <w:szCs w:val="24"/>
          </w:rPr>
          <w:t>10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"_Toc31198"</w:instrText>
      </w:r>
      <w:r>
        <w:rPr>
          <w:rFonts w:ascii="Times New Roman" w:hAnsi="Times New Roman"/>
          <w:sz w:val="24"/>
          <w:szCs w:val="24"/>
        </w:rPr>
        <w:fldChar w:fldCharType="separate"/>
      </w:r>
      <w:r w:rsidR="00C56BD9">
        <w:rPr>
          <w:rFonts w:ascii="Times New Roman" w:hAnsi="Times New Roman"/>
          <w:sz w:val="24"/>
          <w:szCs w:val="24"/>
        </w:rPr>
        <w:t>2.1.2.1.1 List of Merchants Pending for Review</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_Toc31198 </w:instrText>
      </w:r>
      <w:r>
        <w:rPr>
          <w:rFonts w:ascii="Times New Roman" w:hAnsi="Times New Roman"/>
          <w:sz w:val="24"/>
          <w:szCs w:val="24"/>
        </w:rPr>
        <w:fldChar w:fldCharType="separate"/>
      </w:r>
      <w:ins w:id="113" w:author="D" w:date="2014-07-22T11:51:00Z">
        <w:r w:rsidR="00C56BD9">
          <w:rPr>
            <w:rFonts w:ascii="Times New Roman" w:hAnsi="Times New Roman"/>
            <w:sz w:val="24"/>
            <w:szCs w:val="24"/>
          </w:rPr>
          <w:t>12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"_Toc24662"</w:instrText>
      </w:r>
      <w:r>
        <w:rPr>
          <w:rFonts w:ascii="Times New Roman" w:hAnsi="Times New Roman"/>
          <w:sz w:val="24"/>
          <w:szCs w:val="24"/>
        </w:rPr>
        <w:fldChar w:fldCharType="separate"/>
      </w:r>
      <w:r w:rsidR="00C56BD9">
        <w:rPr>
          <w:rFonts w:ascii="Times New Roman" w:hAnsi="Times New Roman"/>
          <w:sz w:val="24"/>
          <w:szCs w:val="24"/>
        </w:rPr>
        <w:t>2.1.2.1.2 Document Scanning</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_Toc24662 </w:instrText>
      </w:r>
      <w:r>
        <w:rPr>
          <w:rFonts w:ascii="Times New Roman" w:hAnsi="Times New Roman"/>
          <w:sz w:val="24"/>
          <w:szCs w:val="24"/>
        </w:rPr>
        <w:fldChar w:fldCharType="separate"/>
      </w:r>
      <w:ins w:id="114" w:author="D" w:date="2014-07-22T11:51:00Z">
        <w:r w:rsidR="00C56BD9">
          <w:rPr>
            <w:rFonts w:ascii="Times New Roman" w:hAnsi="Times New Roman"/>
            <w:sz w:val="24"/>
            <w:szCs w:val="24"/>
          </w:rPr>
          <w:t>13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"_Toc28283"</w:instrText>
      </w:r>
      <w:r>
        <w:rPr>
          <w:rFonts w:ascii="Times New Roman" w:hAnsi="Times New Roman"/>
          <w:sz w:val="24"/>
          <w:szCs w:val="24"/>
        </w:rPr>
        <w:fldChar w:fldCharType="separate"/>
      </w:r>
      <w:r w:rsidR="00C56BD9">
        <w:rPr>
          <w:rFonts w:ascii="Times New Roman" w:hAnsi="Times New Roman"/>
          <w:sz w:val="24"/>
          <w:szCs w:val="24"/>
        </w:rPr>
        <w:t xml:space="preserve">2.1.2.1.3 Data </w:t>
      </w:r>
      <w:r w:rsidR="00C56BD9">
        <w:rPr>
          <w:rFonts w:ascii="Times New Roman" w:hAnsi="Times New Roman"/>
          <w:sz w:val="24"/>
          <w:szCs w:val="24"/>
        </w:rPr>
        <w:t>Entry</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_Toc28283 </w:instrText>
      </w:r>
      <w:r>
        <w:rPr>
          <w:rFonts w:ascii="Times New Roman" w:hAnsi="Times New Roman"/>
          <w:sz w:val="24"/>
          <w:szCs w:val="24"/>
        </w:rPr>
        <w:fldChar w:fldCharType="separate"/>
      </w:r>
      <w:ins w:id="115" w:author="D" w:date="2014-07-22T11:51:00Z">
        <w:r w:rsidR="00C56BD9">
          <w:rPr>
            <w:rFonts w:ascii="Times New Roman" w:hAnsi="Times New Roman"/>
            <w:sz w:val="24"/>
            <w:szCs w:val="24"/>
          </w:rPr>
          <w:t>14</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"_Toc24720"</w:instrText>
      </w:r>
      <w:r>
        <w:rPr>
          <w:rFonts w:ascii="Times New Roman" w:hAnsi="Times New Roman"/>
          <w:sz w:val="24"/>
          <w:szCs w:val="24"/>
        </w:rPr>
        <w:fldChar w:fldCharType="separate"/>
      </w:r>
      <w:r w:rsidR="00C56BD9">
        <w:rPr>
          <w:rFonts w:ascii="Times New Roman" w:hAnsi="Times New Roman"/>
          <w:sz w:val="24"/>
          <w:szCs w:val="24"/>
        </w:rPr>
        <w:t>2.1.2.1.4 - Credit Card Volumes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_Toc24720 </w:instrText>
      </w:r>
      <w:r>
        <w:rPr>
          <w:rFonts w:ascii="Times New Roman" w:hAnsi="Times New Roman"/>
          <w:sz w:val="24"/>
          <w:szCs w:val="24"/>
        </w:rPr>
        <w:fldChar w:fldCharType="separate"/>
      </w:r>
      <w:ins w:id="116" w:author="D" w:date="2014-07-22T11:51:00Z">
        <w:r w:rsidR="00C56BD9">
          <w:rPr>
            <w:rFonts w:ascii="Times New Roman" w:hAnsi="Times New Roman"/>
            <w:sz w:val="24"/>
            <w:szCs w:val="24"/>
          </w:rPr>
          <w:t>17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"_Toc28981"</w:instrText>
      </w:r>
      <w:r>
        <w:rPr>
          <w:rFonts w:ascii="Times New Roman" w:hAnsi="Times New Roman"/>
          <w:sz w:val="24"/>
          <w:szCs w:val="24"/>
        </w:rPr>
        <w:fldChar w:fldCharType="separate"/>
      </w:r>
      <w:r w:rsidR="00C56BD9">
        <w:rPr>
          <w:rFonts w:ascii="Times New Roman" w:hAnsi="Times New Roman"/>
          <w:sz w:val="24"/>
          <w:szCs w:val="24"/>
        </w:rPr>
        <w:t>2.1.2.1.5 - Scoring Job, Merchant Evaluation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_Toc28981 </w:instrText>
      </w:r>
      <w:r>
        <w:rPr>
          <w:rFonts w:ascii="Times New Roman" w:hAnsi="Times New Roman"/>
          <w:sz w:val="24"/>
          <w:szCs w:val="24"/>
        </w:rPr>
        <w:fldChar w:fldCharType="separate"/>
      </w:r>
      <w:ins w:id="117" w:author="D" w:date="2014-07-22T11:51:00Z">
        <w:r w:rsidR="00C56BD9">
          <w:rPr>
            <w:rFonts w:ascii="Times New Roman" w:hAnsi="Times New Roman"/>
            <w:sz w:val="24"/>
            <w:szCs w:val="24"/>
          </w:rPr>
          <w:t>18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"_Toc5453"</w:instrText>
      </w:r>
      <w:r>
        <w:rPr>
          <w:rFonts w:ascii="Times New Roman" w:hAnsi="Times New Roman"/>
          <w:sz w:val="24"/>
          <w:szCs w:val="24"/>
        </w:rPr>
        <w:fldChar w:fldCharType="separate"/>
      </w:r>
      <w:r w:rsidR="00C56BD9">
        <w:rPr>
          <w:rFonts w:ascii="Times New Roman" w:hAnsi="Times New Roman"/>
          <w:sz w:val="24"/>
          <w:szCs w:val="24"/>
        </w:rPr>
        <w:t>2.1.2.1.6 - Off</w:t>
      </w:r>
      <w:r w:rsidR="00C56BD9">
        <w:rPr>
          <w:rFonts w:ascii="Times New Roman" w:hAnsi="Times New Roman"/>
          <w:sz w:val="24"/>
          <w:szCs w:val="24"/>
        </w:rPr>
        <w:t>er Creation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_Toc5453 </w:instrText>
      </w:r>
      <w:r>
        <w:rPr>
          <w:rFonts w:ascii="Times New Roman" w:hAnsi="Times New Roman"/>
          <w:sz w:val="24"/>
          <w:szCs w:val="24"/>
        </w:rPr>
        <w:fldChar w:fldCharType="separate"/>
      </w:r>
      <w:ins w:id="118" w:author="D" w:date="2014-07-22T11:51:00Z">
        <w:r w:rsidR="00C56BD9">
          <w:rPr>
            <w:rFonts w:ascii="Times New Roman" w:hAnsi="Times New Roman"/>
            <w:sz w:val="24"/>
            <w:szCs w:val="24"/>
          </w:rPr>
          <w:t>18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"_Toc18143"</w:instrText>
      </w:r>
      <w:r>
        <w:rPr>
          <w:rFonts w:ascii="Times New Roman" w:hAnsi="Times New Roman"/>
          <w:sz w:val="24"/>
          <w:szCs w:val="24"/>
        </w:rPr>
        <w:fldChar w:fldCharType="separate"/>
      </w:r>
      <w:r w:rsidR="00C56BD9">
        <w:rPr>
          <w:rFonts w:ascii="Times New Roman" w:hAnsi="Times New Roman"/>
          <w:sz w:val="24"/>
          <w:szCs w:val="24"/>
        </w:rPr>
        <w:t>2.1.2.1.7 - Offers Pending for Acceptance</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_Toc18143 </w:instrText>
      </w:r>
      <w:r>
        <w:rPr>
          <w:rFonts w:ascii="Times New Roman" w:hAnsi="Times New Roman"/>
          <w:sz w:val="24"/>
          <w:szCs w:val="24"/>
        </w:rPr>
        <w:fldChar w:fldCharType="separate"/>
      </w:r>
      <w:ins w:id="119" w:author="D" w:date="2014-07-22T11:51:00Z">
        <w:r w:rsidR="00C56BD9">
          <w:rPr>
            <w:rFonts w:ascii="Times New Roman" w:hAnsi="Times New Roman"/>
            <w:sz w:val="24"/>
            <w:szCs w:val="24"/>
          </w:rPr>
          <w:t>21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lastRenderedPageBreak/>
        <w:fldChar w:fldCharType="begin"/>
      </w:r>
      <w:r w:rsidR="00C56BD9">
        <w:rPr>
          <w:rFonts w:ascii="Times New Roman" w:hAnsi="Times New Roman"/>
          <w:sz w:val="24"/>
          <w:szCs w:val="24"/>
        </w:rPr>
        <w:instrText>HYPERLINK  \l "_Toc14539"</w:instrText>
      </w:r>
      <w:r>
        <w:rPr>
          <w:rFonts w:ascii="Times New Roman" w:hAnsi="Times New Roman"/>
          <w:sz w:val="24"/>
          <w:szCs w:val="24"/>
        </w:rPr>
        <w:fldChar w:fldCharType="separate"/>
      </w:r>
      <w:r w:rsidR="00C56BD9">
        <w:rPr>
          <w:rFonts w:ascii="Times New Roman" w:hAnsi="Times New Roman"/>
          <w:sz w:val="24"/>
          <w:szCs w:val="24"/>
        </w:rPr>
        <w:t>Additional Information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_Toc14539 </w:instrText>
      </w:r>
      <w:r>
        <w:rPr>
          <w:rFonts w:ascii="Times New Roman" w:hAnsi="Times New Roman"/>
          <w:sz w:val="24"/>
          <w:szCs w:val="24"/>
        </w:rPr>
        <w:fldChar w:fldCharType="separate"/>
      </w:r>
      <w:ins w:id="120" w:author="D" w:date="2014-07-22T11:51:00Z">
        <w:r w:rsidR="00C56BD9">
          <w:rPr>
            <w:rFonts w:ascii="Times New Roman" w:hAnsi="Times New Roman"/>
            <w:sz w:val="24"/>
            <w:szCs w:val="24"/>
          </w:rPr>
          <w:t>22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"_Toc28307"</w:instrText>
      </w:r>
      <w:r>
        <w:rPr>
          <w:rFonts w:ascii="Times New Roman" w:hAnsi="Times New Roman"/>
          <w:sz w:val="24"/>
          <w:szCs w:val="24"/>
        </w:rPr>
        <w:fldChar w:fldCharType="separate"/>
      </w:r>
      <w:r w:rsidR="00C56BD9">
        <w:rPr>
          <w:rFonts w:ascii="Times New Roman" w:hAnsi="Times New Roman"/>
          <w:sz w:val="24"/>
          <w:szCs w:val="24"/>
        </w:rPr>
        <w:t>2.1.2.2 Contract Work</w:t>
      </w:r>
      <w:r w:rsidR="00C56BD9">
        <w:rPr>
          <w:rFonts w:ascii="Times New Roman" w:hAnsi="Times New Roman"/>
          <w:sz w:val="24"/>
          <w:szCs w:val="24"/>
        </w:rPr>
        <w:t xml:space="preserve"> flow</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_Toc28307 </w:instrText>
      </w:r>
      <w:r>
        <w:rPr>
          <w:rFonts w:ascii="Times New Roman" w:hAnsi="Times New Roman"/>
          <w:sz w:val="24"/>
          <w:szCs w:val="24"/>
        </w:rPr>
        <w:fldChar w:fldCharType="separate"/>
      </w:r>
      <w:ins w:id="121" w:author="D" w:date="2014-07-22T11:51:00Z">
        <w:r w:rsidR="00C56BD9">
          <w:rPr>
            <w:rFonts w:ascii="Times New Roman" w:hAnsi="Times New Roman"/>
            <w:sz w:val="24"/>
            <w:szCs w:val="24"/>
          </w:rPr>
          <w:t>23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"_Toc3141"</w:instrText>
      </w:r>
      <w:r>
        <w:rPr>
          <w:rFonts w:ascii="Times New Roman" w:hAnsi="Times New Roman"/>
          <w:sz w:val="24"/>
          <w:szCs w:val="24"/>
        </w:rPr>
        <w:fldChar w:fldCharType="separate"/>
      </w:r>
      <w:r w:rsidR="00C56BD9">
        <w:rPr>
          <w:rFonts w:ascii="Times New Roman" w:hAnsi="Times New Roman"/>
          <w:sz w:val="24"/>
          <w:szCs w:val="24"/>
        </w:rPr>
        <w:t>2.1.2.2.2 Verification Call</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_Toc3141 </w:instrText>
      </w:r>
      <w:r>
        <w:rPr>
          <w:rFonts w:ascii="Times New Roman" w:hAnsi="Times New Roman"/>
          <w:sz w:val="24"/>
          <w:szCs w:val="24"/>
        </w:rPr>
        <w:fldChar w:fldCharType="separate"/>
      </w:r>
      <w:ins w:id="122" w:author="D" w:date="2014-07-22T11:51:00Z">
        <w:r w:rsidR="00C56BD9">
          <w:rPr>
            <w:rFonts w:ascii="Times New Roman" w:hAnsi="Times New Roman"/>
            <w:sz w:val="24"/>
            <w:szCs w:val="24"/>
          </w:rPr>
          <w:t>25</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"_Toc22665"</w:instrText>
      </w:r>
      <w:r>
        <w:rPr>
          <w:rFonts w:ascii="Times New Roman" w:hAnsi="Times New Roman"/>
          <w:sz w:val="24"/>
          <w:szCs w:val="24"/>
        </w:rPr>
        <w:fldChar w:fldCharType="separate"/>
      </w:r>
      <w:r w:rsidR="00C56BD9">
        <w:rPr>
          <w:rFonts w:ascii="Times New Roman" w:hAnsi="Times New Roman"/>
          <w:sz w:val="24"/>
          <w:szCs w:val="24"/>
        </w:rPr>
        <w:t>2.1.2.2.3 Data Entry</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_Toc22665 </w:instrText>
      </w:r>
      <w:r>
        <w:rPr>
          <w:rFonts w:ascii="Times New Roman" w:hAnsi="Times New Roman"/>
          <w:sz w:val="24"/>
          <w:szCs w:val="24"/>
        </w:rPr>
        <w:fldChar w:fldCharType="separate"/>
      </w:r>
      <w:ins w:id="123" w:author="D" w:date="2014-07-22T11:51:00Z">
        <w:r w:rsidR="00C56BD9">
          <w:rPr>
            <w:rFonts w:ascii="Times New Roman" w:hAnsi="Times New Roman"/>
            <w:sz w:val="24"/>
            <w:szCs w:val="24"/>
          </w:rPr>
          <w:t>26</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"_Toc29489"</w:instrText>
      </w:r>
      <w:r>
        <w:rPr>
          <w:rFonts w:ascii="Times New Roman" w:hAnsi="Times New Roman"/>
          <w:sz w:val="24"/>
          <w:szCs w:val="24"/>
        </w:rPr>
        <w:fldChar w:fldCharType="separate"/>
      </w:r>
      <w:r w:rsidR="00C56BD9">
        <w:rPr>
          <w:rFonts w:ascii="Times New Roman" w:hAnsi="Times New Roman"/>
          <w:sz w:val="24"/>
          <w:szCs w:val="24"/>
        </w:rPr>
        <w:t>2.1.2.2.4 Verification Tasks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_Toc29</w:instrText>
      </w:r>
      <w:r w:rsidR="00C56BD9">
        <w:rPr>
          <w:rFonts w:ascii="Times New Roman" w:hAnsi="Times New Roman"/>
          <w:sz w:val="24"/>
          <w:szCs w:val="24"/>
        </w:rPr>
        <w:instrText xml:space="preserve">489 </w:instrText>
      </w:r>
      <w:r>
        <w:rPr>
          <w:rFonts w:ascii="Times New Roman" w:hAnsi="Times New Roman"/>
          <w:sz w:val="24"/>
          <w:szCs w:val="24"/>
        </w:rPr>
        <w:fldChar w:fldCharType="separate"/>
      </w:r>
      <w:ins w:id="124" w:author="D" w:date="2014-07-22T11:51:00Z">
        <w:r w:rsidR="00C56BD9">
          <w:rPr>
            <w:rFonts w:ascii="Times New Roman" w:hAnsi="Times New Roman"/>
            <w:sz w:val="24"/>
            <w:szCs w:val="24"/>
          </w:rPr>
          <w:t>29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4"/>
        <w:tabs>
          <w:tab w:val="right" w:leader="dot" w:pos="9313"/>
        </w:tabs>
        <w:ind w:left="132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"_Toc14369"</w:instrText>
      </w:r>
      <w:r>
        <w:rPr>
          <w:rFonts w:ascii="Times New Roman" w:hAnsi="Times New Roman"/>
          <w:sz w:val="24"/>
          <w:szCs w:val="24"/>
        </w:rPr>
        <w:fldChar w:fldCharType="separate"/>
      </w:r>
      <w:r w:rsidR="00C56BD9">
        <w:rPr>
          <w:rFonts w:ascii="Times New Roman" w:hAnsi="Times New Roman"/>
          <w:sz w:val="24"/>
          <w:szCs w:val="24"/>
        </w:rPr>
        <w:t>2.1.2.2.4.1 Bank Information Verification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_Toc14369 </w:instrText>
      </w:r>
      <w:r>
        <w:rPr>
          <w:rFonts w:ascii="Times New Roman" w:hAnsi="Times New Roman"/>
          <w:sz w:val="24"/>
          <w:szCs w:val="24"/>
        </w:rPr>
        <w:fldChar w:fldCharType="separate"/>
      </w:r>
      <w:ins w:id="125" w:author="D" w:date="2014-07-22T11:51:00Z">
        <w:r w:rsidR="00C56BD9">
          <w:rPr>
            <w:rFonts w:ascii="Times New Roman" w:hAnsi="Times New Roman"/>
            <w:sz w:val="24"/>
            <w:szCs w:val="24"/>
          </w:rPr>
          <w:t>29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4"/>
        <w:tabs>
          <w:tab w:val="right" w:leader="dot" w:pos="9313"/>
        </w:tabs>
        <w:ind w:left="132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"_Toc12423"</w:instrText>
      </w:r>
      <w:r>
        <w:rPr>
          <w:rFonts w:ascii="Times New Roman" w:hAnsi="Times New Roman"/>
          <w:sz w:val="24"/>
          <w:szCs w:val="24"/>
        </w:rPr>
        <w:fldChar w:fldCharType="separate"/>
      </w:r>
      <w:r w:rsidR="00C56BD9">
        <w:rPr>
          <w:rFonts w:ascii="Times New Roman" w:hAnsi="Times New Roman"/>
          <w:sz w:val="24"/>
          <w:szCs w:val="24"/>
        </w:rPr>
        <w:t>2.1.2.2.4.2 Corporate Documents Verification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_Toc12423 </w:instrText>
      </w:r>
      <w:r>
        <w:rPr>
          <w:rFonts w:ascii="Times New Roman" w:hAnsi="Times New Roman"/>
          <w:sz w:val="24"/>
          <w:szCs w:val="24"/>
        </w:rPr>
        <w:fldChar w:fldCharType="separate"/>
      </w:r>
      <w:ins w:id="126" w:author="D" w:date="2014-07-22T11:51:00Z">
        <w:r w:rsidR="00C56BD9">
          <w:rPr>
            <w:rFonts w:ascii="Times New Roman" w:hAnsi="Times New Roman"/>
            <w:sz w:val="24"/>
            <w:szCs w:val="24"/>
          </w:rPr>
          <w:t>30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4"/>
        <w:tabs>
          <w:tab w:val="right" w:leader="dot" w:pos="9313"/>
        </w:tabs>
        <w:ind w:left="132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"_Toc8163"</w:instrText>
      </w:r>
      <w:r>
        <w:rPr>
          <w:rFonts w:ascii="Times New Roman" w:hAnsi="Times New Roman"/>
          <w:sz w:val="24"/>
          <w:szCs w:val="24"/>
        </w:rPr>
        <w:fldChar w:fldCharType="separate"/>
      </w:r>
      <w:r w:rsidR="00C56BD9">
        <w:rPr>
          <w:rFonts w:ascii="Times New Roman" w:hAnsi="Times New Roman"/>
          <w:sz w:val="24"/>
          <w:szCs w:val="24"/>
        </w:rPr>
        <w:t>2.1.2.2.4.3 Commercial Nam</w:t>
      </w:r>
      <w:r w:rsidR="00C56BD9">
        <w:rPr>
          <w:rFonts w:ascii="Times New Roman" w:hAnsi="Times New Roman"/>
          <w:sz w:val="24"/>
          <w:szCs w:val="24"/>
        </w:rPr>
        <w:t>e Verification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_Toc8163 </w:instrText>
      </w:r>
      <w:r>
        <w:rPr>
          <w:rFonts w:ascii="Times New Roman" w:hAnsi="Times New Roman"/>
          <w:sz w:val="24"/>
          <w:szCs w:val="24"/>
        </w:rPr>
        <w:fldChar w:fldCharType="separate"/>
      </w:r>
      <w:ins w:id="127" w:author="D" w:date="2014-07-22T11:51:00Z">
        <w:r w:rsidR="00C56BD9">
          <w:rPr>
            <w:rFonts w:ascii="Times New Roman" w:hAnsi="Times New Roman"/>
            <w:sz w:val="24"/>
            <w:szCs w:val="24"/>
          </w:rPr>
          <w:t>31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4"/>
        <w:tabs>
          <w:tab w:val="right" w:leader="dot" w:pos="9313"/>
        </w:tabs>
        <w:ind w:left="132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"_Toc32148"</w:instrText>
      </w:r>
      <w:r>
        <w:rPr>
          <w:rFonts w:ascii="Times New Roman" w:hAnsi="Times New Roman"/>
          <w:sz w:val="24"/>
          <w:szCs w:val="24"/>
        </w:rPr>
        <w:fldChar w:fldCharType="separate"/>
      </w:r>
      <w:r w:rsidR="00C56BD9">
        <w:rPr>
          <w:rFonts w:ascii="Times New Roman" w:hAnsi="Times New Roman"/>
          <w:sz w:val="24"/>
          <w:szCs w:val="24"/>
        </w:rPr>
        <w:t>2.1.2.2.4.4 Landlord Call</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_Toc32148 </w:instrText>
      </w:r>
      <w:r>
        <w:rPr>
          <w:rFonts w:ascii="Times New Roman" w:hAnsi="Times New Roman"/>
          <w:sz w:val="24"/>
          <w:szCs w:val="24"/>
        </w:rPr>
        <w:fldChar w:fldCharType="separate"/>
      </w:r>
      <w:ins w:id="128" w:author="D" w:date="2014-07-22T11:51:00Z">
        <w:r w:rsidR="00C56BD9">
          <w:rPr>
            <w:rFonts w:ascii="Times New Roman" w:hAnsi="Times New Roman"/>
            <w:sz w:val="24"/>
            <w:szCs w:val="24"/>
          </w:rPr>
          <w:t>31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"_Toc230"</w:instrText>
      </w:r>
      <w:r>
        <w:rPr>
          <w:rFonts w:ascii="Times New Roman" w:hAnsi="Times New Roman"/>
          <w:sz w:val="24"/>
          <w:szCs w:val="24"/>
        </w:rPr>
        <w:fldChar w:fldCharType="separate"/>
      </w:r>
      <w:r w:rsidR="00C56BD9">
        <w:rPr>
          <w:rFonts w:ascii="Times New Roman" w:hAnsi="Times New Roman"/>
          <w:sz w:val="24"/>
          <w:szCs w:val="24"/>
        </w:rPr>
        <w:t>2.1.2.2.5 Review Task</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_Toc230 </w:instrText>
      </w:r>
      <w:r>
        <w:rPr>
          <w:rFonts w:ascii="Times New Roman" w:hAnsi="Times New Roman"/>
          <w:sz w:val="24"/>
          <w:szCs w:val="24"/>
        </w:rPr>
        <w:fldChar w:fldCharType="separate"/>
      </w:r>
      <w:ins w:id="129" w:author="D" w:date="2014-07-22T11:52:00Z">
        <w:r w:rsidR="00C56BD9">
          <w:rPr>
            <w:rFonts w:ascii="Times New Roman" w:hAnsi="Times New Roman"/>
            <w:sz w:val="24"/>
            <w:szCs w:val="24"/>
          </w:rPr>
          <w:t>32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"_Toc693"</w:instrText>
      </w:r>
      <w:r>
        <w:rPr>
          <w:rFonts w:ascii="Times New Roman" w:hAnsi="Times New Roman"/>
          <w:sz w:val="24"/>
          <w:szCs w:val="24"/>
        </w:rPr>
        <w:fldChar w:fldCharType="separate"/>
      </w:r>
      <w:r w:rsidR="00C56BD9">
        <w:rPr>
          <w:rFonts w:ascii="Times New Roman" w:hAnsi="Times New Roman"/>
          <w:sz w:val="24"/>
          <w:szCs w:val="24"/>
        </w:rPr>
        <w:t>2.1.2.2.6 Contract Task</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_Toc693 </w:instrText>
      </w:r>
      <w:r>
        <w:rPr>
          <w:rFonts w:ascii="Times New Roman" w:hAnsi="Times New Roman"/>
          <w:sz w:val="24"/>
          <w:szCs w:val="24"/>
        </w:rPr>
        <w:fldChar w:fldCharType="separate"/>
      </w:r>
      <w:ins w:id="130" w:author="D" w:date="2014-07-22T11:52:00Z">
        <w:r w:rsidR="00C56BD9">
          <w:rPr>
            <w:rFonts w:ascii="Times New Roman" w:hAnsi="Times New Roman"/>
            <w:sz w:val="24"/>
            <w:szCs w:val="24"/>
          </w:rPr>
          <w:t>32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"_Toc30503"</w:instrText>
      </w:r>
      <w:r>
        <w:rPr>
          <w:rFonts w:ascii="Times New Roman" w:hAnsi="Times New Roman"/>
          <w:sz w:val="24"/>
          <w:szCs w:val="24"/>
        </w:rPr>
        <w:fldChar w:fldCharType="separate"/>
      </w:r>
      <w:r w:rsidR="00C56BD9">
        <w:rPr>
          <w:rFonts w:ascii="Times New Roman" w:hAnsi="Times New Roman"/>
          <w:sz w:val="24"/>
          <w:szCs w:val="24"/>
        </w:rPr>
        <w:t>2.1.2.2.7 Funding Task</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_Toc30503 </w:instrText>
      </w:r>
      <w:r>
        <w:rPr>
          <w:rFonts w:ascii="Times New Roman" w:hAnsi="Times New Roman"/>
          <w:sz w:val="24"/>
          <w:szCs w:val="24"/>
        </w:rPr>
        <w:fldChar w:fldCharType="separate"/>
      </w:r>
      <w:ins w:id="131" w:author="D" w:date="2014-07-22T11:52:00Z">
        <w:r w:rsidR="00C56BD9">
          <w:rPr>
            <w:rFonts w:ascii="Times New Roman" w:hAnsi="Times New Roman"/>
            <w:sz w:val="24"/>
            <w:szCs w:val="24"/>
          </w:rPr>
          <w:t>33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"_Toc5281"</w:instrText>
      </w:r>
      <w:r>
        <w:rPr>
          <w:rFonts w:ascii="Times New Roman" w:hAnsi="Times New Roman"/>
          <w:sz w:val="24"/>
          <w:szCs w:val="24"/>
        </w:rPr>
        <w:fldChar w:fldCharType="separate"/>
      </w:r>
      <w:r w:rsidR="00C56BD9">
        <w:rPr>
          <w:rFonts w:ascii="Times New Roman" w:hAnsi="Times New Roman"/>
          <w:sz w:val="24"/>
          <w:szCs w:val="24"/>
        </w:rPr>
        <w:t>2.1.2.2.8 Final Validation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_Toc5281 </w:instrText>
      </w:r>
      <w:r>
        <w:rPr>
          <w:rFonts w:ascii="Times New Roman" w:hAnsi="Times New Roman"/>
          <w:sz w:val="24"/>
          <w:szCs w:val="24"/>
        </w:rPr>
        <w:fldChar w:fldCharType="separate"/>
      </w:r>
      <w:ins w:id="132" w:author="D" w:date="2014-07-22T11:52:00Z">
        <w:r w:rsidR="00C56BD9">
          <w:rPr>
            <w:rFonts w:ascii="Times New Roman" w:hAnsi="Times New Roman"/>
            <w:sz w:val="24"/>
            <w:szCs w:val="24"/>
          </w:rPr>
          <w:t>34</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"_Toc21103"</w:instrText>
      </w:r>
      <w:r>
        <w:rPr>
          <w:rFonts w:ascii="Times New Roman" w:hAnsi="Times New Roman"/>
          <w:sz w:val="24"/>
          <w:szCs w:val="24"/>
        </w:rPr>
        <w:fldChar w:fldCharType="separate"/>
      </w:r>
      <w:r w:rsidR="00C56BD9">
        <w:rPr>
          <w:rFonts w:ascii="Times New Roman" w:hAnsi="Times New Roman"/>
          <w:sz w:val="24"/>
          <w:szCs w:val="24"/>
        </w:rPr>
        <w:t>Notes on SalesForce</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_Toc21103 </w:instrText>
      </w:r>
      <w:r>
        <w:rPr>
          <w:rFonts w:ascii="Times New Roman" w:hAnsi="Times New Roman"/>
          <w:sz w:val="24"/>
          <w:szCs w:val="24"/>
        </w:rPr>
        <w:fldChar w:fldCharType="separate"/>
      </w:r>
      <w:ins w:id="133" w:author="D" w:date="2014-07-22T11:52:00Z">
        <w:r w:rsidR="00C56BD9">
          <w:rPr>
            <w:rFonts w:ascii="Times New Roman" w:hAnsi="Times New Roman"/>
            <w:sz w:val="24"/>
            <w:szCs w:val="24"/>
          </w:rPr>
          <w:t>34</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w:instrText>
      </w:r>
      <w:r w:rsidR="00C56BD9">
        <w:rPr>
          <w:rFonts w:ascii="Times New Roman" w:hAnsi="Times New Roman"/>
          <w:sz w:val="24"/>
          <w:szCs w:val="24"/>
        </w:rPr>
        <w:instrText>_Toc582"</w:instrText>
      </w:r>
      <w:r>
        <w:rPr>
          <w:rFonts w:ascii="Times New Roman" w:hAnsi="Times New Roman"/>
          <w:sz w:val="24"/>
          <w:szCs w:val="24"/>
        </w:rPr>
        <w:fldChar w:fldCharType="separate"/>
      </w:r>
      <w:r w:rsidR="00C56BD9">
        <w:rPr>
          <w:rFonts w:ascii="Times New Roman" w:hAnsi="Times New Roman"/>
          <w:sz w:val="24"/>
          <w:szCs w:val="24"/>
        </w:rPr>
        <w:t>Final Notes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_Toc582 </w:instrText>
      </w:r>
      <w:r>
        <w:rPr>
          <w:rFonts w:ascii="Times New Roman" w:hAnsi="Times New Roman"/>
          <w:sz w:val="24"/>
          <w:szCs w:val="24"/>
        </w:rPr>
        <w:fldChar w:fldCharType="separate"/>
      </w:r>
      <w:ins w:id="134" w:author="D" w:date="2014-07-22T11:52:00Z">
        <w:r w:rsidR="00C56BD9">
          <w:rPr>
            <w:rFonts w:ascii="Times New Roman" w:hAnsi="Times New Roman"/>
            <w:sz w:val="24"/>
            <w:szCs w:val="24"/>
          </w:rPr>
          <w:t>34</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"_Toc29484"</w:instrText>
      </w:r>
      <w:r>
        <w:rPr>
          <w:rFonts w:ascii="Times New Roman" w:hAnsi="Times New Roman"/>
          <w:sz w:val="24"/>
          <w:szCs w:val="24"/>
        </w:rPr>
        <w:fldChar w:fldCharType="separate"/>
      </w:r>
      <w:r w:rsidR="00C56BD9">
        <w:rPr>
          <w:rFonts w:ascii="Times New Roman" w:hAnsi="Times New Roman"/>
          <w:sz w:val="24"/>
          <w:szCs w:val="24"/>
        </w:rPr>
        <w:t>2.1.2.3 Renewals Work flow</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_Toc29484 </w:instrText>
      </w:r>
      <w:r>
        <w:rPr>
          <w:rFonts w:ascii="Times New Roman" w:hAnsi="Times New Roman"/>
          <w:sz w:val="24"/>
          <w:szCs w:val="24"/>
        </w:rPr>
        <w:fldChar w:fldCharType="separate"/>
      </w:r>
      <w:ins w:id="135" w:author="D" w:date="2014-07-22T11:52:00Z">
        <w:r w:rsidR="00C56BD9">
          <w:rPr>
            <w:rFonts w:ascii="Times New Roman" w:hAnsi="Times New Roman"/>
            <w:sz w:val="24"/>
            <w:szCs w:val="24"/>
          </w:rPr>
          <w:t>34</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"_Toc10919"</w:instrText>
      </w:r>
      <w:r>
        <w:rPr>
          <w:rFonts w:ascii="Times New Roman" w:hAnsi="Times New Roman"/>
          <w:sz w:val="24"/>
          <w:szCs w:val="24"/>
        </w:rPr>
        <w:fldChar w:fldCharType="separate"/>
      </w:r>
      <w:r w:rsidR="00C56BD9">
        <w:rPr>
          <w:rFonts w:ascii="Times New Roman" w:hAnsi="Times New Roman"/>
          <w:sz w:val="24"/>
          <w:szCs w:val="24"/>
        </w:rPr>
        <w:t>2.1.2.3.1  List of Merchants that Qualify for Renewal</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_Toc10919 </w:instrText>
      </w:r>
      <w:r>
        <w:rPr>
          <w:rFonts w:ascii="Times New Roman" w:hAnsi="Times New Roman"/>
          <w:sz w:val="24"/>
          <w:szCs w:val="24"/>
        </w:rPr>
        <w:fldChar w:fldCharType="separate"/>
      </w:r>
      <w:ins w:id="136" w:author="D" w:date="2014-07-22T11:52:00Z">
        <w:r w:rsidR="00C56BD9">
          <w:rPr>
            <w:rFonts w:ascii="Times New Roman" w:hAnsi="Times New Roman"/>
            <w:sz w:val="24"/>
            <w:szCs w:val="24"/>
          </w:rPr>
          <w:t>35</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"_Toc866"</w:instrText>
      </w:r>
      <w:r>
        <w:rPr>
          <w:rFonts w:ascii="Times New Roman" w:hAnsi="Times New Roman"/>
          <w:sz w:val="24"/>
          <w:szCs w:val="24"/>
        </w:rPr>
        <w:fldChar w:fldCharType="separate"/>
      </w:r>
      <w:r w:rsidR="00C56BD9">
        <w:rPr>
          <w:rFonts w:ascii="Times New Roman" w:hAnsi="Times New Roman"/>
          <w:sz w:val="24"/>
          <w:szCs w:val="24"/>
        </w:rPr>
        <w:t>2.1.2.3.2 Merchant Evaluation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_Toc866 </w:instrText>
      </w:r>
      <w:r>
        <w:rPr>
          <w:rFonts w:ascii="Times New Roman" w:hAnsi="Times New Roman"/>
          <w:sz w:val="24"/>
          <w:szCs w:val="24"/>
        </w:rPr>
        <w:fldChar w:fldCharType="separate"/>
      </w:r>
      <w:ins w:id="137" w:author="D" w:date="2014-07-22T11:52:00Z">
        <w:r w:rsidR="00C56BD9">
          <w:rPr>
            <w:rFonts w:ascii="Times New Roman" w:hAnsi="Times New Roman"/>
            <w:sz w:val="24"/>
            <w:szCs w:val="24"/>
          </w:rPr>
          <w:t>36</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"_Toc25244"</w:instrText>
      </w:r>
      <w:r>
        <w:rPr>
          <w:rFonts w:ascii="Times New Roman" w:hAnsi="Times New Roman"/>
          <w:sz w:val="24"/>
          <w:szCs w:val="24"/>
        </w:rPr>
        <w:fldChar w:fldCharType="separate"/>
      </w:r>
      <w:r w:rsidR="00C56BD9">
        <w:rPr>
          <w:rFonts w:ascii="Times New Roman" w:hAnsi="Times New Roman"/>
          <w:sz w:val="24"/>
          <w:szCs w:val="24"/>
        </w:rPr>
        <w:t>2.1.2.3.3 Document Verification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_Toc25244 </w:instrText>
      </w:r>
      <w:r>
        <w:rPr>
          <w:rFonts w:ascii="Times New Roman" w:hAnsi="Times New Roman"/>
          <w:sz w:val="24"/>
          <w:szCs w:val="24"/>
        </w:rPr>
        <w:fldChar w:fldCharType="separate"/>
      </w:r>
      <w:ins w:id="138" w:author="D" w:date="2014-07-22T11:52:00Z">
        <w:r w:rsidR="00C56BD9">
          <w:rPr>
            <w:rFonts w:ascii="Times New Roman" w:hAnsi="Times New Roman"/>
            <w:sz w:val="24"/>
            <w:szCs w:val="24"/>
          </w:rPr>
          <w:t>37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"_Toc12704"</w:instrText>
      </w:r>
      <w:r>
        <w:rPr>
          <w:rFonts w:ascii="Times New Roman" w:hAnsi="Times New Roman"/>
          <w:sz w:val="24"/>
          <w:szCs w:val="24"/>
        </w:rPr>
        <w:fldChar w:fldCharType="separate"/>
      </w:r>
      <w:r w:rsidR="00C56BD9">
        <w:rPr>
          <w:rFonts w:ascii="Times New Roman" w:hAnsi="Times New Roman"/>
          <w:sz w:val="24"/>
          <w:szCs w:val="24"/>
        </w:rPr>
        <w:t>2.1.2.3.4 Offer Creation and Acceptance</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_Toc12704 </w:instrText>
      </w:r>
      <w:r>
        <w:rPr>
          <w:rFonts w:ascii="Times New Roman" w:hAnsi="Times New Roman"/>
          <w:sz w:val="24"/>
          <w:szCs w:val="24"/>
        </w:rPr>
        <w:fldChar w:fldCharType="separate"/>
      </w:r>
      <w:ins w:id="139" w:author="D" w:date="2014-07-22T11:52:00Z">
        <w:r w:rsidR="00C56BD9">
          <w:rPr>
            <w:rFonts w:ascii="Times New Roman" w:hAnsi="Times New Roman"/>
            <w:sz w:val="24"/>
            <w:szCs w:val="24"/>
          </w:rPr>
          <w:t>37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"_Toc103</w:instrText>
      </w:r>
      <w:r w:rsidR="00C56BD9">
        <w:rPr>
          <w:rFonts w:ascii="Times New Roman" w:hAnsi="Times New Roman"/>
          <w:sz w:val="24"/>
          <w:szCs w:val="24"/>
        </w:rPr>
        <w:instrText>38"</w:instrText>
      </w:r>
      <w:r>
        <w:rPr>
          <w:rFonts w:ascii="Times New Roman" w:hAnsi="Times New Roman"/>
          <w:sz w:val="24"/>
          <w:szCs w:val="24"/>
        </w:rPr>
        <w:fldChar w:fldCharType="separate"/>
      </w:r>
      <w:r w:rsidR="00C56BD9">
        <w:rPr>
          <w:rFonts w:ascii="Times New Roman" w:hAnsi="Times New Roman"/>
          <w:sz w:val="24"/>
          <w:szCs w:val="24"/>
        </w:rPr>
        <w:t>2.1.2.3.5  Renewal Review</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_Toc10338 </w:instrText>
      </w:r>
      <w:r>
        <w:rPr>
          <w:rFonts w:ascii="Times New Roman" w:hAnsi="Times New Roman"/>
          <w:sz w:val="24"/>
          <w:szCs w:val="24"/>
        </w:rPr>
        <w:fldChar w:fldCharType="separate"/>
      </w:r>
      <w:ins w:id="140" w:author="D" w:date="2014-07-22T11:52:00Z">
        <w:r w:rsidR="00C56BD9">
          <w:rPr>
            <w:rFonts w:ascii="Times New Roman" w:hAnsi="Times New Roman"/>
            <w:sz w:val="24"/>
            <w:szCs w:val="24"/>
          </w:rPr>
          <w:t>38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"_Toc26137"</w:instrText>
      </w:r>
      <w:r>
        <w:rPr>
          <w:rFonts w:ascii="Times New Roman" w:hAnsi="Times New Roman"/>
          <w:sz w:val="24"/>
          <w:szCs w:val="24"/>
        </w:rPr>
        <w:fldChar w:fldCharType="separate"/>
      </w:r>
      <w:r w:rsidR="00C56BD9">
        <w:rPr>
          <w:rFonts w:ascii="Times New Roman" w:hAnsi="Times New Roman"/>
          <w:sz w:val="24"/>
          <w:szCs w:val="24"/>
        </w:rPr>
        <w:t>2.1.2.3.6 Contract</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_Toc26137 </w:instrText>
      </w:r>
      <w:r>
        <w:rPr>
          <w:rFonts w:ascii="Times New Roman" w:hAnsi="Times New Roman"/>
          <w:sz w:val="24"/>
          <w:szCs w:val="24"/>
        </w:rPr>
        <w:fldChar w:fldCharType="separate"/>
      </w:r>
      <w:ins w:id="141" w:author="D" w:date="2014-07-22T11:52:00Z">
        <w:r w:rsidR="00C56BD9">
          <w:rPr>
            <w:rFonts w:ascii="Times New Roman" w:hAnsi="Times New Roman"/>
            <w:sz w:val="24"/>
            <w:szCs w:val="24"/>
          </w:rPr>
          <w:t>38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"_Toc20781"</w:instrText>
      </w:r>
      <w:r>
        <w:rPr>
          <w:rFonts w:ascii="Times New Roman" w:hAnsi="Times New Roman"/>
          <w:sz w:val="24"/>
          <w:szCs w:val="24"/>
        </w:rPr>
        <w:fldChar w:fldCharType="separate"/>
      </w:r>
      <w:r w:rsidR="00C56BD9">
        <w:rPr>
          <w:rFonts w:ascii="Times New Roman" w:hAnsi="Times New Roman"/>
          <w:sz w:val="24"/>
          <w:szCs w:val="24"/>
        </w:rPr>
        <w:t>2.1.2.3.7 Funding</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_Toc20781 </w:instrText>
      </w:r>
      <w:r>
        <w:rPr>
          <w:rFonts w:ascii="Times New Roman" w:hAnsi="Times New Roman"/>
          <w:sz w:val="24"/>
          <w:szCs w:val="24"/>
        </w:rPr>
        <w:fldChar w:fldCharType="separate"/>
      </w:r>
      <w:ins w:id="142" w:author="D" w:date="2014-07-22T11:52:00Z">
        <w:r w:rsidR="00C56BD9">
          <w:rPr>
            <w:rFonts w:ascii="Times New Roman" w:hAnsi="Times New Roman"/>
            <w:sz w:val="24"/>
            <w:szCs w:val="24"/>
          </w:rPr>
          <w:t>39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"_Toc17588"</w:instrText>
      </w:r>
      <w:r>
        <w:rPr>
          <w:rFonts w:ascii="Times New Roman" w:hAnsi="Times New Roman"/>
          <w:sz w:val="24"/>
          <w:szCs w:val="24"/>
        </w:rPr>
        <w:fldChar w:fldCharType="separate"/>
      </w:r>
      <w:r w:rsidR="00C56BD9">
        <w:rPr>
          <w:rFonts w:ascii="Times New Roman" w:hAnsi="Times New Roman"/>
          <w:sz w:val="24"/>
          <w:szCs w:val="24"/>
        </w:rPr>
        <w:t>2.1.2.3.8 Final Validation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_Toc17588 </w:instrText>
      </w:r>
      <w:r>
        <w:rPr>
          <w:rFonts w:ascii="Times New Roman" w:hAnsi="Times New Roman"/>
          <w:sz w:val="24"/>
          <w:szCs w:val="24"/>
        </w:rPr>
        <w:fldChar w:fldCharType="separate"/>
      </w:r>
      <w:ins w:id="143" w:author="D" w:date="2014-07-22T11:52:00Z">
        <w:r w:rsidR="00C56BD9">
          <w:rPr>
            <w:rFonts w:ascii="Times New Roman" w:hAnsi="Times New Roman"/>
            <w:sz w:val="24"/>
            <w:szCs w:val="24"/>
          </w:rPr>
          <w:t>39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"_Toc10118"</w:instrText>
      </w:r>
      <w:r>
        <w:rPr>
          <w:rFonts w:ascii="Times New Roman" w:hAnsi="Times New Roman"/>
          <w:sz w:val="24"/>
          <w:szCs w:val="24"/>
        </w:rPr>
        <w:fldChar w:fldCharType="separate"/>
      </w:r>
      <w:r w:rsidR="00C56BD9">
        <w:rPr>
          <w:rFonts w:ascii="Times New Roman" w:hAnsi="Times New Roman"/>
          <w:sz w:val="24"/>
          <w:szCs w:val="24"/>
        </w:rPr>
        <w:t>2.1.2.3.9 Notes on Credit Card Volumes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_Toc10118 </w:instrText>
      </w:r>
      <w:r>
        <w:rPr>
          <w:rFonts w:ascii="Times New Roman" w:hAnsi="Times New Roman"/>
          <w:sz w:val="24"/>
          <w:szCs w:val="24"/>
        </w:rPr>
        <w:fldChar w:fldCharType="separate"/>
      </w:r>
      <w:ins w:id="144" w:author="D" w:date="2014-07-22T11:52:00Z">
        <w:r w:rsidR="00C56BD9">
          <w:rPr>
            <w:rFonts w:ascii="Times New Roman" w:hAnsi="Times New Roman"/>
            <w:sz w:val="24"/>
            <w:szCs w:val="24"/>
          </w:rPr>
          <w:t>40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lastRenderedPageBreak/>
        <w:fldChar w:fldCharType="begin"/>
      </w:r>
      <w:r w:rsidR="00C56BD9">
        <w:rPr>
          <w:rFonts w:ascii="Times New Roman" w:hAnsi="Times New Roman"/>
          <w:sz w:val="24"/>
          <w:szCs w:val="24"/>
        </w:rPr>
        <w:instrText>HYPERLINK  \l "_Toc29645"</w:instrText>
      </w:r>
      <w:r>
        <w:rPr>
          <w:rFonts w:ascii="Times New Roman" w:hAnsi="Times New Roman"/>
          <w:sz w:val="24"/>
          <w:szCs w:val="24"/>
        </w:rPr>
        <w:fldChar w:fldCharType="separate"/>
      </w:r>
      <w:r w:rsidR="00C56BD9">
        <w:rPr>
          <w:rFonts w:ascii="Times New Roman" w:hAnsi="Times New Roman"/>
          <w:sz w:val="24"/>
          <w:szCs w:val="24"/>
        </w:rPr>
        <w:t>2.1.2.3.10 Notes on SalesForce</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_Toc29645 </w:instrText>
      </w:r>
      <w:r>
        <w:rPr>
          <w:rFonts w:ascii="Times New Roman" w:hAnsi="Times New Roman"/>
          <w:sz w:val="24"/>
          <w:szCs w:val="24"/>
        </w:rPr>
        <w:fldChar w:fldCharType="separate"/>
      </w:r>
      <w:ins w:id="145" w:author="D" w:date="2014-07-22T11:52:00Z">
        <w:r w:rsidR="00C56BD9">
          <w:rPr>
            <w:rFonts w:ascii="Times New Roman" w:hAnsi="Times New Roman"/>
            <w:sz w:val="24"/>
            <w:szCs w:val="24"/>
          </w:rPr>
          <w:t>40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"_Toc27124"</w:instrText>
      </w:r>
      <w:r>
        <w:rPr>
          <w:rFonts w:ascii="Times New Roman" w:hAnsi="Times New Roman"/>
          <w:sz w:val="24"/>
          <w:szCs w:val="24"/>
        </w:rPr>
        <w:fldChar w:fldCharType="separate"/>
      </w:r>
      <w:r w:rsidR="00C56BD9">
        <w:rPr>
          <w:rFonts w:ascii="Times New Roman" w:hAnsi="Times New Roman"/>
          <w:sz w:val="24"/>
          <w:szCs w:val="24"/>
        </w:rPr>
        <w:t>2.1.2.3.11 Final Notes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w:instrText>
      </w:r>
      <w:r w:rsidR="00C56BD9">
        <w:rPr>
          <w:rFonts w:ascii="Times New Roman" w:hAnsi="Times New Roman"/>
          <w:sz w:val="24"/>
          <w:szCs w:val="24"/>
        </w:rPr>
        <w:instrText xml:space="preserve">EREF _Toc27124 </w:instrText>
      </w:r>
      <w:r>
        <w:rPr>
          <w:rFonts w:ascii="Times New Roman" w:hAnsi="Times New Roman"/>
          <w:sz w:val="24"/>
          <w:szCs w:val="24"/>
        </w:rPr>
        <w:fldChar w:fldCharType="separate"/>
      </w:r>
      <w:ins w:id="146" w:author="D" w:date="2014-07-22T11:52:00Z">
        <w:r w:rsidR="00C56BD9">
          <w:rPr>
            <w:rFonts w:ascii="Times New Roman" w:hAnsi="Times New Roman"/>
            <w:sz w:val="24"/>
            <w:szCs w:val="24"/>
          </w:rPr>
          <w:t>40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"_Toc2815"</w:instrText>
      </w:r>
      <w:r>
        <w:rPr>
          <w:rFonts w:ascii="Times New Roman" w:hAnsi="Times New Roman"/>
          <w:sz w:val="24"/>
          <w:szCs w:val="24"/>
        </w:rPr>
        <w:fldChar w:fldCharType="separate"/>
      </w:r>
      <w:r w:rsidR="00C56BD9">
        <w:rPr>
          <w:rFonts w:ascii="Times New Roman" w:hAnsi="Times New Roman"/>
          <w:sz w:val="24"/>
          <w:szCs w:val="24"/>
        </w:rPr>
        <w:t>2.1.2.4 Merchant Screen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_Toc2815 </w:instrText>
      </w:r>
      <w:r>
        <w:rPr>
          <w:rFonts w:ascii="Times New Roman" w:hAnsi="Times New Roman"/>
          <w:sz w:val="24"/>
          <w:szCs w:val="24"/>
        </w:rPr>
        <w:fldChar w:fldCharType="separate"/>
      </w:r>
      <w:ins w:id="147" w:author="D" w:date="2014-07-22T11:52:00Z">
        <w:r w:rsidR="00C56BD9">
          <w:rPr>
            <w:rFonts w:ascii="Times New Roman" w:hAnsi="Times New Roman"/>
            <w:sz w:val="24"/>
            <w:szCs w:val="24"/>
          </w:rPr>
          <w:t>40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"_Toc8202"</w:instrText>
      </w:r>
      <w:r>
        <w:rPr>
          <w:rFonts w:ascii="Times New Roman" w:hAnsi="Times New Roman"/>
          <w:sz w:val="24"/>
          <w:szCs w:val="24"/>
        </w:rPr>
        <w:fldChar w:fldCharType="separate"/>
      </w:r>
      <w:r w:rsidR="00C56BD9">
        <w:rPr>
          <w:rFonts w:ascii="Times New Roman" w:hAnsi="Times New Roman"/>
          <w:sz w:val="24"/>
          <w:szCs w:val="24"/>
        </w:rPr>
        <w:t>2.1.2.4.1 Business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_Toc8202 </w:instrText>
      </w:r>
      <w:r>
        <w:rPr>
          <w:rFonts w:ascii="Times New Roman" w:hAnsi="Times New Roman"/>
          <w:sz w:val="24"/>
          <w:szCs w:val="24"/>
        </w:rPr>
        <w:fldChar w:fldCharType="separate"/>
      </w:r>
      <w:ins w:id="148" w:author="D" w:date="2014-07-22T11:52:00Z">
        <w:r w:rsidR="00C56BD9">
          <w:rPr>
            <w:rFonts w:ascii="Times New Roman" w:hAnsi="Times New Roman"/>
            <w:sz w:val="24"/>
            <w:szCs w:val="24"/>
          </w:rPr>
          <w:t>41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"_Toc12369"</w:instrText>
      </w:r>
      <w:r>
        <w:rPr>
          <w:rFonts w:ascii="Times New Roman" w:hAnsi="Times New Roman"/>
          <w:sz w:val="24"/>
          <w:szCs w:val="24"/>
        </w:rPr>
        <w:fldChar w:fldCharType="separate"/>
      </w:r>
      <w:r w:rsidR="00C56BD9">
        <w:rPr>
          <w:rFonts w:ascii="Times New Roman" w:hAnsi="Times New Roman"/>
          <w:sz w:val="24"/>
          <w:szCs w:val="24"/>
        </w:rPr>
        <w:t>2.1.2.4.2 Landlord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_Toc12369 </w:instrText>
      </w:r>
      <w:r>
        <w:rPr>
          <w:rFonts w:ascii="Times New Roman" w:hAnsi="Times New Roman"/>
          <w:sz w:val="24"/>
          <w:szCs w:val="24"/>
        </w:rPr>
        <w:fldChar w:fldCharType="separate"/>
      </w:r>
      <w:ins w:id="149" w:author="D" w:date="2014-07-22T11:52:00Z">
        <w:r w:rsidR="00C56BD9">
          <w:rPr>
            <w:rFonts w:ascii="Times New Roman" w:hAnsi="Times New Roman"/>
            <w:sz w:val="24"/>
            <w:szCs w:val="24"/>
          </w:rPr>
          <w:t>43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w:instrText>
      </w:r>
      <w:r w:rsidR="00C56BD9">
        <w:rPr>
          <w:rFonts w:ascii="Times New Roman" w:hAnsi="Times New Roman"/>
          <w:sz w:val="24"/>
          <w:szCs w:val="24"/>
        </w:rPr>
        <w:instrText>NK  \l "_Toc10613"</w:instrText>
      </w:r>
      <w:r>
        <w:rPr>
          <w:rFonts w:ascii="Times New Roman" w:hAnsi="Times New Roman"/>
          <w:sz w:val="24"/>
          <w:szCs w:val="24"/>
        </w:rPr>
        <w:fldChar w:fldCharType="separate"/>
      </w:r>
      <w:r w:rsidR="00C56BD9">
        <w:rPr>
          <w:rFonts w:ascii="Times New Roman" w:hAnsi="Times New Roman"/>
          <w:sz w:val="24"/>
          <w:szCs w:val="24"/>
        </w:rPr>
        <w:t>2.1.2.4.3 Contacts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_Toc10613 </w:instrText>
      </w:r>
      <w:r>
        <w:rPr>
          <w:rFonts w:ascii="Times New Roman" w:hAnsi="Times New Roman"/>
          <w:sz w:val="24"/>
          <w:szCs w:val="24"/>
        </w:rPr>
        <w:fldChar w:fldCharType="separate"/>
      </w:r>
      <w:ins w:id="150" w:author="D" w:date="2014-07-22T11:52:00Z">
        <w:r w:rsidR="00C56BD9">
          <w:rPr>
            <w:rFonts w:ascii="Times New Roman" w:hAnsi="Times New Roman"/>
            <w:sz w:val="24"/>
            <w:szCs w:val="24"/>
          </w:rPr>
          <w:t>43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"_Toc14228"</w:instrText>
      </w:r>
      <w:r>
        <w:rPr>
          <w:rFonts w:ascii="Times New Roman" w:hAnsi="Times New Roman"/>
          <w:sz w:val="24"/>
          <w:szCs w:val="24"/>
        </w:rPr>
        <w:fldChar w:fldCharType="separate"/>
      </w:r>
      <w:r w:rsidR="00C56BD9">
        <w:rPr>
          <w:rFonts w:ascii="Times New Roman" w:hAnsi="Times New Roman"/>
          <w:sz w:val="24"/>
          <w:szCs w:val="24"/>
        </w:rPr>
        <w:t>2.1.2.4.4 Owners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_Toc14228 </w:instrText>
      </w:r>
      <w:r>
        <w:rPr>
          <w:rFonts w:ascii="Times New Roman" w:hAnsi="Times New Roman"/>
          <w:sz w:val="24"/>
          <w:szCs w:val="24"/>
        </w:rPr>
        <w:fldChar w:fldCharType="separate"/>
      </w:r>
      <w:ins w:id="151" w:author="D" w:date="2014-07-22T11:52:00Z">
        <w:r w:rsidR="00C56BD9">
          <w:rPr>
            <w:rFonts w:ascii="Times New Roman" w:hAnsi="Times New Roman"/>
            <w:sz w:val="24"/>
            <w:szCs w:val="24"/>
          </w:rPr>
          <w:t>45</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"_Toc31301"</w:instrText>
      </w:r>
      <w:r>
        <w:rPr>
          <w:rFonts w:ascii="Times New Roman" w:hAnsi="Times New Roman"/>
          <w:sz w:val="24"/>
          <w:szCs w:val="24"/>
        </w:rPr>
        <w:fldChar w:fldCharType="separate"/>
      </w:r>
      <w:r w:rsidR="00C56BD9">
        <w:rPr>
          <w:rFonts w:ascii="Times New Roman" w:hAnsi="Times New Roman"/>
          <w:sz w:val="24"/>
          <w:szCs w:val="24"/>
        </w:rPr>
        <w:t>2.1.2.4.5 Profiles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_Toc31301 </w:instrText>
      </w:r>
      <w:r>
        <w:rPr>
          <w:rFonts w:ascii="Times New Roman" w:hAnsi="Times New Roman"/>
          <w:sz w:val="24"/>
          <w:szCs w:val="24"/>
        </w:rPr>
        <w:fldChar w:fldCharType="separate"/>
      </w:r>
      <w:ins w:id="152" w:author="D" w:date="2014-07-22T11:52:00Z">
        <w:r w:rsidR="00C56BD9">
          <w:rPr>
            <w:rFonts w:ascii="Times New Roman" w:hAnsi="Times New Roman"/>
            <w:sz w:val="24"/>
            <w:szCs w:val="24"/>
          </w:rPr>
          <w:t>45</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"_Toc7666"</w:instrText>
      </w:r>
      <w:r>
        <w:rPr>
          <w:rFonts w:ascii="Times New Roman" w:hAnsi="Times New Roman"/>
          <w:sz w:val="24"/>
          <w:szCs w:val="24"/>
        </w:rPr>
        <w:fldChar w:fldCharType="separate"/>
      </w:r>
      <w:r w:rsidR="00C56BD9">
        <w:rPr>
          <w:rFonts w:ascii="Times New Roman" w:hAnsi="Times New Roman"/>
          <w:sz w:val="24"/>
          <w:szCs w:val="24"/>
        </w:rPr>
        <w:t xml:space="preserve">2.1.2.4.6 </w:t>
      </w:r>
      <w:r w:rsidR="00C56BD9">
        <w:rPr>
          <w:rFonts w:ascii="Times New Roman" w:hAnsi="Times New Roman"/>
          <w:sz w:val="24"/>
          <w:szCs w:val="24"/>
        </w:rPr>
        <w:t>Documents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_Toc7666 </w:instrText>
      </w:r>
      <w:r>
        <w:rPr>
          <w:rFonts w:ascii="Times New Roman" w:hAnsi="Times New Roman"/>
          <w:sz w:val="24"/>
          <w:szCs w:val="24"/>
        </w:rPr>
        <w:fldChar w:fldCharType="separate"/>
      </w:r>
      <w:ins w:id="153" w:author="D" w:date="2014-07-22T11:52:00Z">
        <w:r w:rsidR="00C56BD9">
          <w:rPr>
            <w:rFonts w:ascii="Times New Roman" w:hAnsi="Times New Roman"/>
            <w:sz w:val="24"/>
            <w:szCs w:val="24"/>
          </w:rPr>
          <w:t>46</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"_Toc5851"</w:instrText>
      </w:r>
      <w:r>
        <w:rPr>
          <w:rFonts w:ascii="Times New Roman" w:hAnsi="Times New Roman"/>
          <w:sz w:val="24"/>
          <w:szCs w:val="24"/>
        </w:rPr>
        <w:fldChar w:fldCharType="separate"/>
      </w:r>
      <w:r w:rsidR="00C56BD9">
        <w:rPr>
          <w:rFonts w:ascii="Times New Roman" w:hAnsi="Times New Roman"/>
          <w:sz w:val="24"/>
          <w:szCs w:val="24"/>
        </w:rPr>
        <w:t>2.1.2.4.7 Activity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_Toc5851 </w:instrText>
      </w:r>
      <w:r>
        <w:rPr>
          <w:rFonts w:ascii="Times New Roman" w:hAnsi="Times New Roman"/>
          <w:sz w:val="24"/>
          <w:szCs w:val="24"/>
        </w:rPr>
        <w:fldChar w:fldCharType="separate"/>
      </w:r>
      <w:ins w:id="154" w:author="D" w:date="2014-07-22T11:52:00Z">
        <w:r w:rsidR="00C56BD9">
          <w:rPr>
            <w:rFonts w:ascii="Times New Roman" w:hAnsi="Times New Roman"/>
            <w:sz w:val="24"/>
            <w:szCs w:val="24"/>
          </w:rPr>
          <w:t>47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"_Toc19138"</w:instrText>
      </w:r>
      <w:r>
        <w:rPr>
          <w:rFonts w:ascii="Times New Roman" w:hAnsi="Times New Roman"/>
          <w:sz w:val="24"/>
          <w:szCs w:val="24"/>
        </w:rPr>
        <w:fldChar w:fldCharType="separate"/>
      </w:r>
      <w:r w:rsidR="00C56BD9">
        <w:rPr>
          <w:rFonts w:ascii="Times New Roman" w:hAnsi="Times New Roman"/>
          <w:sz w:val="24"/>
          <w:szCs w:val="24"/>
        </w:rPr>
        <w:t>2.1.2.4.8 Statements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_Toc19138 </w:instrText>
      </w:r>
      <w:r>
        <w:rPr>
          <w:rFonts w:ascii="Times New Roman" w:hAnsi="Times New Roman"/>
          <w:sz w:val="24"/>
          <w:szCs w:val="24"/>
        </w:rPr>
        <w:fldChar w:fldCharType="separate"/>
      </w:r>
      <w:ins w:id="155" w:author="D" w:date="2014-07-22T11:52:00Z">
        <w:r w:rsidR="00C56BD9">
          <w:rPr>
            <w:rFonts w:ascii="Times New Roman" w:hAnsi="Times New Roman"/>
            <w:sz w:val="24"/>
            <w:szCs w:val="24"/>
          </w:rPr>
          <w:t>47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"_Toc13275"</w:instrText>
      </w:r>
      <w:r>
        <w:rPr>
          <w:rFonts w:ascii="Times New Roman" w:hAnsi="Times New Roman"/>
          <w:sz w:val="24"/>
          <w:szCs w:val="24"/>
        </w:rPr>
        <w:fldChar w:fldCharType="separate"/>
      </w:r>
      <w:r w:rsidR="00C56BD9">
        <w:rPr>
          <w:rFonts w:ascii="Times New Roman" w:hAnsi="Times New Roman"/>
          <w:sz w:val="24"/>
          <w:szCs w:val="24"/>
        </w:rPr>
        <w:t>2.1.2.4.9 History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_Toc132</w:instrText>
      </w:r>
      <w:r w:rsidR="00C56BD9">
        <w:rPr>
          <w:rFonts w:ascii="Times New Roman" w:hAnsi="Times New Roman"/>
          <w:sz w:val="24"/>
          <w:szCs w:val="24"/>
        </w:rPr>
        <w:instrText xml:space="preserve">75 </w:instrText>
      </w:r>
      <w:r>
        <w:rPr>
          <w:rFonts w:ascii="Times New Roman" w:hAnsi="Times New Roman"/>
          <w:sz w:val="24"/>
          <w:szCs w:val="24"/>
        </w:rPr>
        <w:fldChar w:fldCharType="separate"/>
      </w:r>
      <w:ins w:id="156" w:author="D" w:date="2014-07-22T11:52:00Z">
        <w:r w:rsidR="00C56BD9">
          <w:rPr>
            <w:rFonts w:ascii="Times New Roman" w:hAnsi="Times New Roman"/>
            <w:sz w:val="24"/>
            <w:szCs w:val="24"/>
          </w:rPr>
          <w:t>49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"_Toc2066"</w:instrText>
      </w:r>
      <w:r>
        <w:rPr>
          <w:rFonts w:ascii="Times New Roman" w:hAnsi="Times New Roman"/>
          <w:sz w:val="24"/>
          <w:szCs w:val="24"/>
        </w:rPr>
        <w:fldChar w:fldCharType="separate"/>
      </w:r>
      <w:r w:rsidR="00C56BD9">
        <w:rPr>
          <w:rFonts w:ascii="Times New Roman" w:hAnsi="Times New Roman"/>
          <w:sz w:val="24"/>
          <w:szCs w:val="24"/>
        </w:rPr>
        <w:t>2.1.2.4.10 Risk Evaluation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_Toc2066 </w:instrText>
      </w:r>
      <w:r>
        <w:rPr>
          <w:rFonts w:ascii="Times New Roman" w:hAnsi="Times New Roman"/>
          <w:sz w:val="24"/>
          <w:szCs w:val="24"/>
        </w:rPr>
        <w:fldChar w:fldCharType="separate"/>
      </w:r>
      <w:ins w:id="157" w:author="D" w:date="2014-07-22T11:52:00Z">
        <w:r w:rsidR="00C56BD9">
          <w:rPr>
            <w:rFonts w:ascii="Times New Roman" w:hAnsi="Times New Roman"/>
            <w:sz w:val="24"/>
            <w:szCs w:val="24"/>
          </w:rPr>
          <w:t>49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"_Toc17170"</w:instrText>
      </w:r>
      <w:r>
        <w:rPr>
          <w:rFonts w:ascii="Times New Roman" w:hAnsi="Times New Roman"/>
          <w:sz w:val="24"/>
          <w:szCs w:val="24"/>
        </w:rPr>
        <w:fldChar w:fldCharType="separate"/>
      </w:r>
      <w:r w:rsidR="00C56BD9">
        <w:rPr>
          <w:rFonts w:ascii="Times New Roman" w:hAnsi="Times New Roman"/>
          <w:sz w:val="24"/>
          <w:szCs w:val="24"/>
        </w:rPr>
        <w:t>2.1.2.4.11 Contract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_Toc17170 </w:instrText>
      </w:r>
      <w:r>
        <w:rPr>
          <w:rFonts w:ascii="Times New Roman" w:hAnsi="Times New Roman"/>
          <w:sz w:val="24"/>
          <w:szCs w:val="24"/>
        </w:rPr>
        <w:fldChar w:fldCharType="separate"/>
      </w:r>
      <w:ins w:id="158" w:author="D" w:date="2014-07-22T11:52:00Z">
        <w:r w:rsidR="00C56BD9">
          <w:rPr>
            <w:rFonts w:ascii="Times New Roman" w:hAnsi="Times New Roman"/>
            <w:sz w:val="24"/>
            <w:szCs w:val="24"/>
          </w:rPr>
          <w:t>50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"_Toc30870"</w:instrText>
      </w:r>
      <w:r>
        <w:rPr>
          <w:rFonts w:ascii="Times New Roman" w:hAnsi="Times New Roman"/>
          <w:sz w:val="24"/>
          <w:szCs w:val="24"/>
        </w:rPr>
        <w:fldChar w:fldCharType="separate"/>
      </w:r>
      <w:r w:rsidR="00C56BD9">
        <w:rPr>
          <w:rFonts w:ascii="Times New Roman" w:hAnsi="Times New Roman"/>
          <w:sz w:val="24"/>
          <w:szCs w:val="24"/>
        </w:rPr>
        <w:t>2.1.2.4.11.1 General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_Toc30870 </w:instrText>
      </w:r>
      <w:r>
        <w:rPr>
          <w:rFonts w:ascii="Times New Roman" w:hAnsi="Times New Roman"/>
          <w:sz w:val="24"/>
          <w:szCs w:val="24"/>
        </w:rPr>
        <w:fldChar w:fldCharType="separate"/>
      </w:r>
      <w:ins w:id="159" w:author="D" w:date="2014-07-22T11:52:00Z">
        <w:r w:rsidR="00C56BD9">
          <w:rPr>
            <w:rFonts w:ascii="Times New Roman" w:hAnsi="Times New Roman"/>
            <w:sz w:val="24"/>
            <w:szCs w:val="24"/>
          </w:rPr>
          <w:t>50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w:instrText>
      </w:r>
      <w:r w:rsidR="00C56BD9">
        <w:rPr>
          <w:rFonts w:ascii="Times New Roman" w:hAnsi="Times New Roman"/>
          <w:sz w:val="24"/>
          <w:szCs w:val="24"/>
        </w:rPr>
        <w:instrText>NK  \l "_Toc15412"</w:instrText>
      </w:r>
      <w:r>
        <w:rPr>
          <w:rFonts w:ascii="Times New Roman" w:hAnsi="Times New Roman"/>
          <w:sz w:val="24"/>
          <w:szCs w:val="24"/>
        </w:rPr>
        <w:fldChar w:fldCharType="separate"/>
      </w:r>
      <w:r w:rsidR="00C56BD9">
        <w:rPr>
          <w:rFonts w:ascii="Times New Roman" w:hAnsi="Times New Roman"/>
          <w:sz w:val="24"/>
          <w:szCs w:val="24"/>
        </w:rPr>
        <w:t>2.1.2.4.12 Contract Activity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_Toc15412 </w:instrText>
      </w:r>
      <w:r>
        <w:rPr>
          <w:rFonts w:ascii="Times New Roman" w:hAnsi="Times New Roman"/>
          <w:sz w:val="24"/>
          <w:szCs w:val="24"/>
        </w:rPr>
        <w:fldChar w:fldCharType="separate"/>
      </w:r>
      <w:ins w:id="160" w:author="D" w:date="2014-07-22T11:52:00Z">
        <w:r w:rsidR="00C56BD9">
          <w:rPr>
            <w:rFonts w:ascii="Times New Roman" w:hAnsi="Times New Roman"/>
            <w:sz w:val="24"/>
            <w:szCs w:val="24"/>
          </w:rPr>
          <w:t>51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"_Toc15820"</w:instrText>
      </w:r>
      <w:r>
        <w:rPr>
          <w:rFonts w:ascii="Times New Roman" w:hAnsi="Times New Roman"/>
          <w:sz w:val="24"/>
          <w:szCs w:val="24"/>
        </w:rPr>
        <w:fldChar w:fldCharType="separate"/>
      </w:r>
      <w:r w:rsidR="00C56BD9">
        <w:rPr>
          <w:rFonts w:ascii="Times New Roman" w:hAnsi="Times New Roman"/>
          <w:sz w:val="24"/>
          <w:szCs w:val="24"/>
        </w:rPr>
        <w:t>2.1.2.4.13 Sales Representative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_Toc15820 </w:instrText>
      </w:r>
      <w:r>
        <w:rPr>
          <w:rFonts w:ascii="Times New Roman" w:hAnsi="Times New Roman"/>
          <w:sz w:val="24"/>
          <w:szCs w:val="24"/>
        </w:rPr>
        <w:fldChar w:fldCharType="separate"/>
      </w:r>
      <w:ins w:id="161" w:author="D" w:date="2014-07-22T11:52:00Z">
        <w:r w:rsidR="00C56BD9">
          <w:rPr>
            <w:rFonts w:ascii="Times New Roman" w:hAnsi="Times New Roman"/>
            <w:sz w:val="24"/>
            <w:szCs w:val="24"/>
          </w:rPr>
          <w:t>51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"_Toc10458"</w:instrText>
      </w:r>
      <w:r>
        <w:rPr>
          <w:rFonts w:ascii="Times New Roman" w:hAnsi="Times New Roman"/>
          <w:sz w:val="24"/>
          <w:szCs w:val="24"/>
        </w:rPr>
        <w:fldChar w:fldCharType="separate"/>
      </w:r>
      <w:r w:rsidR="00C56BD9">
        <w:rPr>
          <w:rFonts w:ascii="Times New Roman" w:hAnsi="Times New Roman"/>
          <w:sz w:val="24"/>
          <w:szCs w:val="24"/>
        </w:rPr>
        <w:t>2.1.2.4.14 History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_Toc10458 </w:instrText>
      </w:r>
      <w:r>
        <w:rPr>
          <w:rFonts w:ascii="Times New Roman" w:hAnsi="Times New Roman"/>
          <w:sz w:val="24"/>
          <w:szCs w:val="24"/>
        </w:rPr>
        <w:fldChar w:fldCharType="separate"/>
      </w:r>
      <w:ins w:id="162" w:author="D" w:date="2014-07-22T11:52:00Z">
        <w:r w:rsidR="00C56BD9">
          <w:rPr>
            <w:rFonts w:ascii="Times New Roman" w:hAnsi="Times New Roman"/>
            <w:sz w:val="24"/>
            <w:szCs w:val="24"/>
          </w:rPr>
          <w:t>51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w:instrText>
      </w:r>
      <w:r w:rsidR="00C56BD9">
        <w:rPr>
          <w:rFonts w:ascii="Times New Roman" w:hAnsi="Times New Roman"/>
          <w:sz w:val="24"/>
          <w:szCs w:val="24"/>
        </w:rPr>
        <w:instrText>l "_Toc22688"</w:instrText>
      </w:r>
      <w:r>
        <w:rPr>
          <w:rFonts w:ascii="Times New Roman" w:hAnsi="Times New Roman"/>
          <w:sz w:val="24"/>
          <w:szCs w:val="24"/>
        </w:rPr>
        <w:fldChar w:fldCharType="separate"/>
      </w:r>
      <w:r w:rsidR="00C56BD9">
        <w:rPr>
          <w:rFonts w:ascii="Times New Roman" w:hAnsi="Times New Roman"/>
          <w:sz w:val="24"/>
          <w:szCs w:val="24"/>
        </w:rPr>
        <w:t>2.1.2.4.15 Collections Tab</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_Toc22688 </w:instrText>
      </w:r>
      <w:r>
        <w:rPr>
          <w:rFonts w:ascii="Times New Roman" w:hAnsi="Times New Roman"/>
          <w:sz w:val="24"/>
          <w:szCs w:val="24"/>
        </w:rPr>
        <w:fldChar w:fldCharType="separate"/>
      </w:r>
      <w:ins w:id="163" w:author="D" w:date="2014-07-22T11:52:00Z">
        <w:r w:rsidR="00C56BD9">
          <w:rPr>
            <w:rFonts w:ascii="Times New Roman" w:hAnsi="Times New Roman"/>
            <w:sz w:val="24"/>
            <w:szCs w:val="24"/>
          </w:rPr>
          <w:t>52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"_Toc29997"</w:instrText>
      </w:r>
      <w:r>
        <w:rPr>
          <w:rFonts w:ascii="Times New Roman" w:hAnsi="Times New Roman"/>
          <w:sz w:val="24"/>
          <w:szCs w:val="24"/>
        </w:rPr>
        <w:fldChar w:fldCharType="separate"/>
      </w:r>
      <w:r w:rsidR="00C56BD9">
        <w:rPr>
          <w:rFonts w:ascii="Times New Roman" w:hAnsi="Times New Roman"/>
          <w:sz w:val="24"/>
          <w:szCs w:val="24"/>
        </w:rPr>
        <w:t>2.1.2.4.16 Fina</w:t>
      </w:r>
      <w:bookmarkStart w:id="164" w:name="_GoBack"/>
      <w:bookmarkEnd w:id="164"/>
      <w:r w:rsidR="00C56BD9">
        <w:rPr>
          <w:rFonts w:ascii="Times New Roman" w:hAnsi="Times New Roman"/>
          <w:sz w:val="24"/>
          <w:szCs w:val="24"/>
        </w:rPr>
        <w:t>l Notes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_Toc29997 </w:instrText>
      </w:r>
      <w:r>
        <w:rPr>
          <w:rFonts w:ascii="Times New Roman" w:hAnsi="Times New Roman"/>
          <w:sz w:val="24"/>
          <w:szCs w:val="24"/>
        </w:rPr>
        <w:fldChar w:fldCharType="separate"/>
      </w:r>
      <w:ins w:id="165" w:author="D" w:date="2014-07-22T11:52:00Z">
        <w:r w:rsidR="00C56BD9">
          <w:rPr>
            <w:rFonts w:ascii="Times New Roman" w:hAnsi="Times New Roman"/>
            <w:sz w:val="24"/>
            <w:szCs w:val="24"/>
          </w:rPr>
          <w:t>52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"_Toc24535"</w:instrText>
      </w:r>
      <w:r>
        <w:rPr>
          <w:rFonts w:ascii="Times New Roman" w:hAnsi="Times New Roman"/>
          <w:sz w:val="24"/>
          <w:szCs w:val="24"/>
        </w:rPr>
        <w:fldChar w:fldCharType="separate"/>
      </w:r>
      <w:r w:rsidR="00C56BD9">
        <w:rPr>
          <w:rFonts w:ascii="Times New Roman" w:hAnsi="Times New Roman"/>
          <w:sz w:val="24"/>
          <w:szCs w:val="24"/>
        </w:rPr>
        <w:t>2.1.2.5 Permissions controls: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_Toc24535 </w:instrText>
      </w:r>
      <w:r>
        <w:rPr>
          <w:rFonts w:ascii="Times New Roman" w:hAnsi="Times New Roman"/>
          <w:sz w:val="24"/>
          <w:szCs w:val="24"/>
        </w:rPr>
        <w:fldChar w:fldCharType="separate"/>
      </w:r>
      <w:ins w:id="166" w:author="D" w:date="2014-07-22T11:52:00Z">
        <w:r w:rsidR="00C56BD9">
          <w:rPr>
            <w:rFonts w:ascii="Times New Roman" w:hAnsi="Times New Roman"/>
            <w:sz w:val="24"/>
            <w:szCs w:val="24"/>
          </w:rPr>
          <w:t>55</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"_Toc21274"</w:instrText>
      </w:r>
      <w:r>
        <w:rPr>
          <w:rFonts w:ascii="Times New Roman" w:hAnsi="Times New Roman"/>
          <w:sz w:val="24"/>
          <w:szCs w:val="24"/>
        </w:rPr>
        <w:fldChar w:fldCharType="separate"/>
      </w:r>
      <w:r w:rsidR="00C56BD9">
        <w:rPr>
          <w:rFonts w:ascii="Times New Roman" w:hAnsi="Times New Roman"/>
          <w:sz w:val="24"/>
          <w:szCs w:val="24"/>
        </w:rPr>
        <w:t>2.1.</w:t>
      </w:r>
      <w:r w:rsidR="00C56BD9">
        <w:rPr>
          <w:rFonts w:ascii="Times New Roman" w:hAnsi="Times New Roman"/>
          <w:sz w:val="24"/>
          <w:szCs w:val="24"/>
        </w:rPr>
        <w:t>2.5.1 Permissions and Roles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_Toc21274 </w:instrText>
      </w:r>
      <w:r>
        <w:rPr>
          <w:rFonts w:ascii="Times New Roman" w:hAnsi="Times New Roman"/>
          <w:sz w:val="24"/>
          <w:szCs w:val="24"/>
        </w:rPr>
        <w:fldChar w:fldCharType="separate"/>
      </w:r>
      <w:ins w:id="167" w:author="D" w:date="2014-07-22T11:52:00Z">
        <w:r w:rsidR="00C56BD9">
          <w:rPr>
            <w:rFonts w:ascii="Times New Roman" w:hAnsi="Times New Roman"/>
            <w:sz w:val="24"/>
            <w:szCs w:val="24"/>
          </w:rPr>
          <w:t>56</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"_Toc17146"</w:instrText>
      </w:r>
      <w:r>
        <w:rPr>
          <w:rFonts w:ascii="Times New Roman" w:hAnsi="Times New Roman"/>
          <w:sz w:val="24"/>
          <w:szCs w:val="24"/>
        </w:rPr>
        <w:fldChar w:fldCharType="separate"/>
      </w:r>
      <w:r w:rsidR="00C56BD9">
        <w:rPr>
          <w:rFonts w:ascii="Times New Roman" w:hAnsi="Times New Roman"/>
          <w:sz w:val="24"/>
          <w:szCs w:val="24"/>
        </w:rPr>
        <w:t>2.1.2.5.2 User Profiles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_Toc17146 </w:instrText>
      </w:r>
      <w:r>
        <w:rPr>
          <w:rFonts w:ascii="Times New Roman" w:hAnsi="Times New Roman"/>
          <w:sz w:val="24"/>
          <w:szCs w:val="24"/>
        </w:rPr>
        <w:fldChar w:fldCharType="separate"/>
      </w:r>
      <w:ins w:id="168" w:author="D" w:date="2014-07-22T11:52:00Z">
        <w:r w:rsidR="00C56BD9">
          <w:rPr>
            <w:rFonts w:ascii="Times New Roman" w:hAnsi="Times New Roman"/>
            <w:sz w:val="24"/>
            <w:szCs w:val="24"/>
          </w:rPr>
          <w:t>57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"_Toc11277"</w:instrText>
      </w:r>
      <w:r>
        <w:rPr>
          <w:rFonts w:ascii="Times New Roman" w:hAnsi="Times New Roman"/>
          <w:sz w:val="24"/>
          <w:szCs w:val="24"/>
        </w:rPr>
        <w:fldChar w:fldCharType="separate"/>
      </w:r>
      <w:r w:rsidR="00C56BD9">
        <w:rPr>
          <w:rFonts w:ascii="Times New Roman" w:hAnsi="Times New Roman"/>
          <w:sz w:val="24"/>
          <w:szCs w:val="24"/>
        </w:rPr>
        <w:t>2.1.2.6 The Collections Work flow</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_Toc11277 </w:instrText>
      </w:r>
      <w:r>
        <w:rPr>
          <w:rFonts w:ascii="Times New Roman" w:hAnsi="Times New Roman"/>
          <w:sz w:val="24"/>
          <w:szCs w:val="24"/>
        </w:rPr>
        <w:fldChar w:fldCharType="separate"/>
      </w:r>
      <w:ins w:id="169" w:author="D" w:date="2014-07-22T11:52:00Z">
        <w:r w:rsidR="00C56BD9">
          <w:rPr>
            <w:rFonts w:ascii="Times New Roman" w:hAnsi="Times New Roman"/>
            <w:sz w:val="24"/>
            <w:szCs w:val="24"/>
          </w:rPr>
          <w:t>57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"_Toc17837"</w:instrText>
      </w:r>
      <w:r>
        <w:rPr>
          <w:rFonts w:ascii="Times New Roman" w:hAnsi="Times New Roman"/>
          <w:sz w:val="24"/>
          <w:szCs w:val="24"/>
        </w:rPr>
        <w:fldChar w:fldCharType="separate"/>
      </w:r>
      <w:r w:rsidR="00C56BD9">
        <w:rPr>
          <w:rFonts w:ascii="Times New Roman" w:hAnsi="Times New Roman"/>
          <w:sz w:val="24"/>
          <w:szCs w:val="24"/>
        </w:rPr>
        <w:t xml:space="preserve">2.1.2.6.1 </w:t>
      </w:r>
      <w:r w:rsidR="00C56BD9">
        <w:rPr>
          <w:rFonts w:ascii="Times New Roman" w:hAnsi="Times New Roman"/>
          <w:sz w:val="24"/>
          <w:szCs w:val="24"/>
        </w:rPr>
        <w:t>The Collections Screen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_Toc17837 </w:instrText>
      </w:r>
      <w:r>
        <w:rPr>
          <w:rFonts w:ascii="Times New Roman" w:hAnsi="Times New Roman"/>
          <w:sz w:val="24"/>
          <w:szCs w:val="24"/>
        </w:rPr>
        <w:fldChar w:fldCharType="separate"/>
      </w:r>
      <w:ins w:id="170" w:author="D" w:date="2014-07-22T11:52:00Z">
        <w:r w:rsidR="00C56BD9">
          <w:rPr>
            <w:rFonts w:ascii="Times New Roman" w:hAnsi="Times New Roman"/>
            <w:sz w:val="24"/>
            <w:szCs w:val="24"/>
          </w:rPr>
          <w:t>59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lastRenderedPageBreak/>
        <w:fldChar w:fldCharType="begin"/>
      </w:r>
      <w:r w:rsidR="00C56BD9">
        <w:rPr>
          <w:rFonts w:ascii="Times New Roman" w:hAnsi="Times New Roman"/>
          <w:sz w:val="24"/>
          <w:szCs w:val="24"/>
        </w:rPr>
        <w:instrText>HYPERLINK  \l "_Toc15735"</w:instrText>
      </w:r>
      <w:r>
        <w:rPr>
          <w:rFonts w:ascii="Times New Roman" w:hAnsi="Times New Roman"/>
          <w:sz w:val="24"/>
          <w:szCs w:val="24"/>
        </w:rPr>
        <w:fldChar w:fldCharType="separate"/>
      </w:r>
      <w:r w:rsidR="00C56BD9">
        <w:rPr>
          <w:rFonts w:ascii="Times New Roman" w:hAnsi="Times New Roman"/>
          <w:sz w:val="24"/>
          <w:szCs w:val="24"/>
        </w:rPr>
        <w:t>2.1.2.6.2 Datacrédito</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_Toc15735 </w:instrText>
      </w:r>
      <w:r>
        <w:rPr>
          <w:rFonts w:ascii="Times New Roman" w:hAnsi="Times New Roman"/>
          <w:sz w:val="24"/>
          <w:szCs w:val="24"/>
        </w:rPr>
        <w:fldChar w:fldCharType="separate"/>
      </w:r>
      <w:ins w:id="171" w:author="D" w:date="2014-07-22T11:52:00Z">
        <w:r w:rsidR="00C56BD9">
          <w:rPr>
            <w:rFonts w:ascii="Times New Roman" w:hAnsi="Times New Roman"/>
            <w:sz w:val="24"/>
            <w:szCs w:val="24"/>
          </w:rPr>
          <w:t>59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"_Toc32391"</w:instrText>
      </w:r>
      <w:r>
        <w:rPr>
          <w:rFonts w:ascii="Times New Roman" w:hAnsi="Times New Roman"/>
          <w:sz w:val="24"/>
          <w:szCs w:val="24"/>
        </w:rPr>
        <w:fldChar w:fldCharType="separate"/>
      </w:r>
      <w:r w:rsidR="00C56BD9">
        <w:rPr>
          <w:rFonts w:ascii="Times New Roman" w:hAnsi="Times New Roman"/>
          <w:sz w:val="24"/>
          <w:szCs w:val="24"/>
        </w:rPr>
        <w:t>2.1.2.6.3 Affiliations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_Toc32391 </w:instrText>
      </w:r>
      <w:r>
        <w:rPr>
          <w:rFonts w:ascii="Times New Roman" w:hAnsi="Times New Roman"/>
          <w:sz w:val="24"/>
          <w:szCs w:val="24"/>
        </w:rPr>
        <w:fldChar w:fldCharType="separate"/>
      </w:r>
      <w:ins w:id="172" w:author="D" w:date="2014-07-22T11:52:00Z">
        <w:r w:rsidR="00C56BD9">
          <w:rPr>
            <w:rFonts w:ascii="Times New Roman" w:hAnsi="Times New Roman"/>
            <w:sz w:val="24"/>
            <w:szCs w:val="24"/>
          </w:rPr>
          <w:t>59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"_Toc7866"</w:instrText>
      </w:r>
      <w:r>
        <w:rPr>
          <w:rFonts w:ascii="Times New Roman" w:hAnsi="Times New Roman"/>
          <w:sz w:val="24"/>
          <w:szCs w:val="24"/>
        </w:rPr>
        <w:fldChar w:fldCharType="separate"/>
      </w:r>
      <w:r w:rsidR="00C56BD9">
        <w:rPr>
          <w:rFonts w:ascii="Times New Roman" w:hAnsi="Times New Roman"/>
          <w:sz w:val="24"/>
          <w:szCs w:val="24"/>
        </w:rPr>
        <w:t>2.1.2.6.4 Documents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w:instrText>
      </w:r>
      <w:r w:rsidR="00C56BD9">
        <w:rPr>
          <w:rFonts w:ascii="Times New Roman" w:hAnsi="Times New Roman"/>
          <w:sz w:val="24"/>
          <w:szCs w:val="24"/>
        </w:rPr>
        <w:instrText xml:space="preserve">Toc7866 </w:instrText>
      </w:r>
      <w:r>
        <w:rPr>
          <w:rFonts w:ascii="Times New Roman" w:hAnsi="Times New Roman"/>
          <w:sz w:val="24"/>
          <w:szCs w:val="24"/>
        </w:rPr>
        <w:fldChar w:fldCharType="separate"/>
      </w:r>
      <w:ins w:id="173" w:author="D" w:date="2014-07-22T11:52:00Z">
        <w:r w:rsidR="00C56BD9">
          <w:rPr>
            <w:rFonts w:ascii="Times New Roman" w:hAnsi="Times New Roman"/>
            <w:sz w:val="24"/>
            <w:szCs w:val="24"/>
          </w:rPr>
          <w:t>60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"_Toc15852"</w:instrText>
      </w:r>
      <w:r>
        <w:rPr>
          <w:rFonts w:ascii="Times New Roman" w:hAnsi="Times New Roman"/>
          <w:sz w:val="24"/>
          <w:szCs w:val="24"/>
        </w:rPr>
        <w:fldChar w:fldCharType="separate"/>
      </w:r>
      <w:r w:rsidR="00C56BD9">
        <w:rPr>
          <w:rFonts w:ascii="Times New Roman" w:hAnsi="Times New Roman"/>
          <w:sz w:val="24"/>
          <w:szCs w:val="24"/>
        </w:rPr>
        <w:t>2.1.2.6.5 Landlord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_Toc15852 </w:instrText>
      </w:r>
      <w:r>
        <w:rPr>
          <w:rFonts w:ascii="Times New Roman" w:hAnsi="Times New Roman"/>
          <w:sz w:val="24"/>
          <w:szCs w:val="24"/>
        </w:rPr>
        <w:fldChar w:fldCharType="separate"/>
      </w:r>
      <w:ins w:id="174" w:author="D" w:date="2014-07-22T11:52:00Z">
        <w:r w:rsidR="00C56BD9">
          <w:rPr>
            <w:rFonts w:ascii="Times New Roman" w:hAnsi="Times New Roman"/>
            <w:sz w:val="24"/>
            <w:szCs w:val="24"/>
          </w:rPr>
          <w:t>60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"_Toc8998"</w:instrText>
      </w:r>
      <w:r>
        <w:rPr>
          <w:rFonts w:ascii="Times New Roman" w:hAnsi="Times New Roman"/>
          <w:sz w:val="24"/>
          <w:szCs w:val="24"/>
        </w:rPr>
        <w:fldChar w:fldCharType="separate"/>
      </w:r>
      <w:r w:rsidR="00C56BD9">
        <w:rPr>
          <w:rFonts w:ascii="Times New Roman" w:hAnsi="Times New Roman"/>
          <w:sz w:val="24"/>
          <w:szCs w:val="24"/>
        </w:rPr>
        <w:t>2.1.2.6.6 Payment Agreement</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_Toc8998 </w:instrText>
      </w:r>
      <w:r>
        <w:rPr>
          <w:rFonts w:ascii="Times New Roman" w:hAnsi="Times New Roman"/>
          <w:sz w:val="24"/>
          <w:szCs w:val="24"/>
        </w:rPr>
        <w:fldChar w:fldCharType="separate"/>
      </w:r>
      <w:ins w:id="175" w:author="D" w:date="2014-07-22T11:52:00Z">
        <w:r w:rsidR="00C56BD9">
          <w:rPr>
            <w:rFonts w:ascii="Times New Roman" w:hAnsi="Times New Roman"/>
            <w:sz w:val="24"/>
            <w:szCs w:val="24"/>
          </w:rPr>
          <w:t>60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"_Toc9337"</w:instrText>
      </w:r>
      <w:r>
        <w:rPr>
          <w:rFonts w:ascii="Times New Roman" w:hAnsi="Times New Roman"/>
          <w:sz w:val="24"/>
          <w:szCs w:val="24"/>
        </w:rPr>
        <w:fldChar w:fldCharType="separate"/>
      </w:r>
      <w:r w:rsidR="00C56BD9">
        <w:rPr>
          <w:rFonts w:ascii="Times New Roman" w:hAnsi="Times New Roman"/>
          <w:sz w:val="24"/>
          <w:szCs w:val="24"/>
        </w:rPr>
        <w:t>2.1.2.6.7 Legal</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_Toc9337 </w:instrText>
      </w:r>
      <w:r>
        <w:rPr>
          <w:rFonts w:ascii="Times New Roman" w:hAnsi="Times New Roman"/>
          <w:sz w:val="24"/>
          <w:szCs w:val="24"/>
        </w:rPr>
        <w:fldChar w:fldCharType="separate"/>
      </w:r>
      <w:ins w:id="176" w:author="D" w:date="2014-07-22T11:52:00Z">
        <w:r w:rsidR="00C56BD9">
          <w:rPr>
            <w:rFonts w:ascii="Times New Roman" w:hAnsi="Times New Roman"/>
            <w:sz w:val="24"/>
            <w:szCs w:val="24"/>
          </w:rPr>
          <w:t>62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w:instrText>
      </w:r>
      <w:r w:rsidR="00C56BD9">
        <w:rPr>
          <w:rFonts w:ascii="Times New Roman" w:hAnsi="Times New Roman"/>
          <w:sz w:val="24"/>
          <w:szCs w:val="24"/>
        </w:rPr>
        <w:instrText>_Toc24877"</w:instrText>
      </w:r>
      <w:r>
        <w:rPr>
          <w:rFonts w:ascii="Times New Roman" w:hAnsi="Times New Roman"/>
          <w:sz w:val="24"/>
          <w:szCs w:val="24"/>
        </w:rPr>
        <w:fldChar w:fldCharType="separate"/>
      </w:r>
      <w:r w:rsidR="00C56BD9">
        <w:rPr>
          <w:rFonts w:ascii="Times New Roman" w:hAnsi="Times New Roman"/>
          <w:sz w:val="24"/>
          <w:szCs w:val="24"/>
        </w:rPr>
        <w:t>2.1.2.6.8 Generate Letter</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_Toc24877 </w:instrText>
      </w:r>
      <w:r>
        <w:rPr>
          <w:rFonts w:ascii="Times New Roman" w:hAnsi="Times New Roman"/>
          <w:sz w:val="24"/>
          <w:szCs w:val="24"/>
        </w:rPr>
        <w:fldChar w:fldCharType="separate"/>
      </w:r>
      <w:ins w:id="177" w:author="D" w:date="2014-07-22T11:52:00Z">
        <w:r w:rsidR="00C56BD9">
          <w:rPr>
            <w:rFonts w:ascii="Times New Roman" w:hAnsi="Times New Roman"/>
            <w:sz w:val="24"/>
            <w:szCs w:val="24"/>
          </w:rPr>
          <w:t>63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"_Toc11772"</w:instrText>
      </w:r>
      <w:r>
        <w:rPr>
          <w:rFonts w:ascii="Times New Roman" w:hAnsi="Times New Roman"/>
          <w:sz w:val="24"/>
          <w:szCs w:val="24"/>
        </w:rPr>
        <w:fldChar w:fldCharType="separate"/>
      </w:r>
      <w:r w:rsidR="00C56BD9">
        <w:rPr>
          <w:rFonts w:ascii="Times New Roman" w:hAnsi="Times New Roman"/>
          <w:sz w:val="24"/>
          <w:szCs w:val="24"/>
        </w:rPr>
        <w:t>2.1.2.6.9 Activity</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_Toc11772 </w:instrText>
      </w:r>
      <w:r>
        <w:rPr>
          <w:rFonts w:ascii="Times New Roman" w:hAnsi="Times New Roman"/>
          <w:sz w:val="24"/>
          <w:szCs w:val="24"/>
        </w:rPr>
        <w:fldChar w:fldCharType="separate"/>
      </w:r>
      <w:ins w:id="178" w:author="D" w:date="2014-07-22T11:52:00Z">
        <w:r w:rsidR="00C56BD9">
          <w:rPr>
            <w:rFonts w:ascii="Times New Roman" w:hAnsi="Times New Roman"/>
            <w:sz w:val="24"/>
            <w:szCs w:val="24"/>
          </w:rPr>
          <w:t>63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"_Toc12286"</w:instrText>
      </w:r>
      <w:r>
        <w:rPr>
          <w:rFonts w:ascii="Times New Roman" w:hAnsi="Times New Roman"/>
          <w:sz w:val="24"/>
          <w:szCs w:val="24"/>
        </w:rPr>
        <w:fldChar w:fldCharType="separate"/>
      </w:r>
      <w:r w:rsidR="00C56BD9">
        <w:rPr>
          <w:rFonts w:ascii="Times New Roman" w:hAnsi="Times New Roman"/>
          <w:sz w:val="24"/>
          <w:szCs w:val="24"/>
        </w:rPr>
        <w:t>2.1.2.7 Finances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_Toc12286 </w:instrText>
      </w:r>
      <w:r>
        <w:rPr>
          <w:rFonts w:ascii="Times New Roman" w:hAnsi="Times New Roman"/>
          <w:sz w:val="24"/>
          <w:szCs w:val="24"/>
        </w:rPr>
        <w:fldChar w:fldCharType="separate"/>
      </w:r>
      <w:ins w:id="179" w:author="D" w:date="2014-07-22T11:52:00Z">
        <w:r w:rsidR="00C56BD9">
          <w:rPr>
            <w:rFonts w:ascii="Times New Roman" w:hAnsi="Times New Roman"/>
            <w:sz w:val="24"/>
            <w:szCs w:val="24"/>
          </w:rPr>
          <w:t>64</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"_Toc23830"</w:instrText>
      </w:r>
      <w:r>
        <w:rPr>
          <w:rFonts w:ascii="Times New Roman" w:hAnsi="Times New Roman"/>
          <w:sz w:val="24"/>
          <w:szCs w:val="24"/>
        </w:rPr>
        <w:fldChar w:fldCharType="separate"/>
      </w:r>
      <w:r w:rsidR="00C56BD9">
        <w:rPr>
          <w:rFonts w:ascii="Times New Roman" w:hAnsi="Times New Roman"/>
          <w:sz w:val="24"/>
          <w:szCs w:val="24"/>
        </w:rPr>
        <w:t>2.1.2.8 Transfer Files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w:instrText>
      </w:r>
      <w:r w:rsidR="00C56BD9">
        <w:rPr>
          <w:rFonts w:ascii="Times New Roman" w:hAnsi="Times New Roman"/>
          <w:sz w:val="24"/>
          <w:szCs w:val="24"/>
        </w:rPr>
        <w:instrText xml:space="preserve">AGEREF _Toc23830 </w:instrText>
      </w:r>
      <w:r>
        <w:rPr>
          <w:rFonts w:ascii="Times New Roman" w:hAnsi="Times New Roman"/>
          <w:sz w:val="24"/>
          <w:szCs w:val="24"/>
        </w:rPr>
        <w:fldChar w:fldCharType="separate"/>
      </w:r>
      <w:ins w:id="180" w:author="D" w:date="2014-07-22T11:52:00Z">
        <w:r w:rsidR="00C56BD9">
          <w:rPr>
            <w:rFonts w:ascii="Times New Roman" w:hAnsi="Times New Roman"/>
            <w:sz w:val="24"/>
            <w:szCs w:val="24"/>
          </w:rPr>
          <w:t>67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"_Toc14115"</w:instrText>
      </w:r>
      <w:r>
        <w:rPr>
          <w:rFonts w:ascii="Times New Roman" w:hAnsi="Times New Roman"/>
          <w:sz w:val="24"/>
          <w:szCs w:val="24"/>
        </w:rPr>
        <w:fldChar w:fldCharType="separate"/>
      </w:r>
      <w:r w:rsidR="00C56BD9">
        <w:rPr>
          <w:rFonts w:ascii="Times New Roman" w:hAnsi="Times New Roman"/>
          <w:sz w:val="24"/>
          <w:szCs w:val="24"/>
        </w:rPr>
        <w:t>2.1.2.9 Reports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_Toc14115 </w:instrText>
      </w:r>
      <w:r>
        <w:rPr>
          <w:rFonts w:ascii="Times New Roman" w:hAnsi="Times New Roman"/>
          <w:sz w:val="24"/>
          <w:szCs w:val="24"/>
        </w:rPr>
        <w:fldChar w:fldCharType="separate"/>
      </w:r>
      <w:ins w:id="181" w:author="D" w:date="2014-07-22T11:52:00Z">
        <w:r w:rsidR="00C56BD9">
          <w:rPr>
            <w:rFonts w:ascii="Times New Roman" w:hAnsi="Times New Roman"/>
            <w:sz w:val="24"/>
            <w:szCs w:val="24"/>
          </w:rPr>
          <w:t>67</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"_Toc21746"</w:instrText>
      </w:r>
      <w:r>
        <w:rPr>
          <w:rFonts w:ascii="Times New Roman" w:hAnsi="Times New Roman"/>
          <w:sz w:val="24"/>
          <w:szCs w:val="24"/>
        </w:rPr>
        <w:fldChar w:fldCharType="separate"/>
      </w:r>
      <w:r w:rsidR="00C56BD9">
        <w:rPr>
          <w:rFonts w:ascii="Times New Roman" w:hAnsi="Times New Roman"/>
          <w:sz w:val="24"/>
          <w:szCs w:val="24"/>
        </w:rPr>
        <w:t>2.2. User Management</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_Toc21746 </w:instrText>
      </w:r>
      <w:r>
        <w:rPr>
          <w:rFonts w:ascii="Times New Roman" w:hAnsi="Times New Roman"/>
          <w:sz w:val="24"/>
          <w:szCs w:val="24"/>
        </w:rPr>
        <w:fldChar w:fldCharType="separate"/>
      </w:r>
      <w:ins w:id="182"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"_Toc18386"</w:instrText>
      </w:r>
      <w:r>
        <w:rPr>
          <w:rFonts w:ascii="Times New Roman" w:hAnsi="Times New Roman"/>
          <w:sz w:val="24"/>
          <w:szCs w:val="24"/>
        </w:rPr>
        <w:fldChar w:fldCharType="separate"/>
      </w:r>
      <w:r w:rsidR="00C56BD9">
        <w:rPr>
          <w:rFonts w:ascii="Times New Roman" w:hAnsi="Times New Roman"/>
          <w:sz w:val="24"/>
          <w:szCs w:val="24"/>
        </w:rPr>
        <w:t>2.3. Data Output</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_Toc18386 </w:instrText>
      </w:r>
      <w:r>
        <w:rPr>
          <w:rFonts w:ascii="Times New Roman" w:hAnsi="Times New Roman"/>
          <w:sz w:val="24"/>
          <w:szCs w:val="24"/>
        </w:rPr>
        <w:fldChar w:fldCharType="separate"/>
      </w:r>
      <w:ins w:id="183"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w:instrText>
      </w:r>
      <w:r w:rsidR="00C56BD9">
        <w:rPr>
          <w:rFonts w:ascii="Times New Roman" w:hAnsi="Times New Roman"/>
          <w:sz w:val="24"/>
          <w:szCs w:val="24"/>
        </w:rPr>
        <w:instrText>oc22971"</w:instrText>
      </w:r>
      <w:r>
        <w:rPr>
          <w:rFonts w:ascii="Times New Roman" w:hAnsi="Times New Roman"/>
          <w:sz w:val="24"/>
          <w:szCs w:val="24"/>
        </w:rPr>
        <w:fldChar w:fldCharType="separate"/>
      </w:r>
      <w:r w:rsidR="00C56BD9">
        <w:rPr>
          <w:rFonts w:ascii="Times New Roman" w:hAnsi="Times New Roman"/>
          <w:sz w:val="24"/>
          <w:szCs w:val="24"/>
        </w:rPr>
        <w:t>2.3.1 Processor activities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_Toc22971 </w:instrText>
      </w:r>
      <w:r>
        <w:rPr>
          <w:rFonts w:ascii="Times New Roman" w:hAnsi="Times New Roman"/>
          <w:sz w:val="24"/>
          <w:szCs w:val="24"/>
        </w:rPr>
        <w:fldChar w:fldCharType="separate"/>
      </w:r>
      <w:ins w:id="184"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"_Toc13845"</w:instrText>
      </w:r>
      <w:r>
        <w:rPr>
          <w:rFonts w:ascii="Times New Roman" w:hAnsi="Times New Roman"/>
          <w:sz w:val="24"/>
          <w:szCs w:val="24"/>
        </w:rPr>
        <w:fldChar w:fldCharType="separate"/>
      </w:r>
      <w:r w:rsidR="00C56BD9">
        <w:rPr>
          <w:rFonts w:ascii="Times New Roman" w:hAnsi="Times New Roman"/>
          <w:sz w:val="24"/>
          <w:szCs w:val="24"/>
        </w:rPr>
        <w:t>2.3.1.1 File Transfer</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_Toc13845 </w:instrText>
      </w:r>
      <w:r>
        <w:rPr>
          <w:rFonts w:ascii="Times New Roman" w:hAnsi="Times New Roman"/>
          <w:sz w:val="24"/>
          <w:szCs w:val="24"/>
        </w:rPr>
        <w:fldChar w:fldCharType="separate"/>
      </w:r>
      <w:ins w:id="185"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"_Toc13748"</w:instrText>
      </w:r>
      <w:r>
        <w:rPr>
          <w:rFonts w:ascii="Times New Roman" w:hAnsi="Times New Roman"/>
          <w:sz w:val="24"/>
          <w:szCs w:val="24"/>
        </w:rPr>
        <w:fldChar w:fldCharType="separate"/>
      </w:r>
      <w:r w:rsidR="00C56BD9">
        <w:rPr>
          <w:rFonts w:ascii="Times New Roman" w:hAnsi="Times New Roman"/>
          <w:sz w:val="24"/>
          <w:szCs w:val="24"/>
        </w:rPr>
        <w:t>2.3.1.2 Upload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_Toc13748 </w:instrText>
      </w:r>
      <w:r>
        <w:rPr>
          <w:rFonts w:ascii="Times New Roman" w:hAnsi="Times New Roman"/>
          <w:sz w:val="24"/>
          <w:szCs w:val="24"/>
        </w:rPr>
        <w:fldChar w:fldCharType="separate"/>
      </w:r>
      <w:ins w:id="186"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"_Toc22525"</w:instrText>
      </w:r>
      <w:r>
        <w:rPr>
          <w:rFonts w:ascii="Times New Roman" w:hAnsi="Times New Roman"/>
          <w:sz w:val="24"/>
          <w:szCs w:val="24"/>
        </w:rPr>
        <w:fldChar w:fldCharType="separate"/>
      </w:r>
      <w:r w:rsidR="00C56BD9">
        <w:rPr>
          <w:rFonts w:ascii="Times New Roman" w:hAnsi="Times New Roman"/>
          <w:sz w:val="24"/>
          <w:szCs w:val="24"/>
        </w:rPr>
        <w:t>2.3.1.2.1 Withdrawal Setu</w:t>
      </w:r>
      <w:r w:rsidR="00C56BD9">
        <w:rPr>
          <w:rFonts w:ascii="Times New Roman" w:hAnsi="Times New Roman"/>
          <w:sz w:val="24"/>
          <w:szCs w:val="24"/>
        </w:rPr>
        <w:t>p File (Upload)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_Toc22525 </w:instrText>
      </w:r>
      <w:r>
        <w:rPr>
          <w:rFonts w:ascii="Times New Roman" w:hAnsi="Times New Roman"/>
          <w:sz w:val="24"/>
          <w:szCs w:val="24"/>
        </w:rPr>
        <w:fldChar w:fldCharType="separate"/>
      </w:r>
      <w:ins w:id="187"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"_Toc12321"</w:instrText>
      </w:r>
      <w:r>
        <w:rPr>
          <w:rFonts w:ascii="Times New Roman" w:hAnsi="Times New Roman"/>
          <w:sz w:val="24"/>
          <w:szCs w:val="24"/>
        </w:rPr>
        <w:fldChar w:fldCharType="separate"/>
      </w:r>
      <w:r w:rsidR="00C56BD9">
        <w:rPr>
          <w:rFonts w:ascii="Times New Roman" w:hAnsi="Times New Roman"/>
          <w:sz w:val="24"/>
          <w:szCs w:val="24"/>
        </w:rPr>
        <w:t>2.3.1.2.2 Contract Overview File (Upload)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_Toc12321 </w:instrText>
      </w:r>
      <w:r>
        <w:rPr>
          <w:rFonts w:ascii="Times New Roman" w:hAnsi="Times New Roman"/>
          <w:sz w:val="24"/>
          <w:szCs w:val="24"/>
        </w:rPr>
        <w:fldChar w:fldCharType="separate"/>
      </w:r>
      <w:ins w:id="188"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"_Toc17259"</w:instrText>
      </w:r>
      <w:r>
        <w:rPr>
          <w:rFonts w:ascii="Times New Roman" w:hAnsi="Times New Roman"/>
          <w:sz w:val="24"/>
          <w:szCs w:val="24"/>
        </w:rPr>
        <w:fldChar w:fldCharType="separate"/>
      </w:r>
      <w:r w:rsidR="00C56BD9">
        <w:rPr>
          <w:rFonts w:ascii="Times New Roman" w:hAnsi="Times New Roman"/>
          <w:sz w:val="24"/>
          <w:szCs w:val="24"/>
        </w:rPr>
        <w:t>2.3.1.2.3 Status report File (UPLOAd)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_Toc17259 </w:instrText>
      </w:r>
      <w:r>
        <w:rPr>
          <w:rFonts w:ascii="Times New Roman" w:hAnsi="Times New Roman"/>
          <w:sz w:val="24"/>
          <w:szCs w:val="24"/>
        </w:rPr>
        <w:fldChar w:fldCharType="separate"/>
      </w:r>
      <w:ins w:id="189"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"_Toc27742"</w:instrText>
      </w:r>
      <w:r>
        <w:rPr>
          <w:rFonts w:ascii="Times New Roman" w:hAnsi="Times New Roman"/>
          <w:sz w:val="24"/>
          <w:szCs w:val="24"/>
        </w:rPr>
        <w:fldChar w:fldCharType="separate"/>
      </w:r>
      <w:r w:rsidR="00C56BD9">
        <w:rPr>
          <w:rFonts w:ascii="Times New Roman" w:hAnsi="Times New Roman"/>
          <w:sz w:val="24"/>
          <w:szCs w:val="24"/>
        </w:rPr>
        <w:t>2</w:t>
      </w:r>
      <w:r w:rsidR="00C56BD9">
        <w:rPr>
          <w:rFonts w:ascii="Times New Roman" w:hAnsi="Times New Roman"/>
          <w:sz w:val="24"/>
          <w:szCs w:val="24"/>
        </w:rPr>
        <w:t>.3.1.3 Download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_Toc27742 </w:instrText>
      </w:r>
      <w:r>
        <w:rPr>
          <w:rFonts w:ascii="Times New Roman" w:hAnsi="Times New Roman"/>
          <w:sz w:val="24"/>
          <w:szCs w:val="24"/>
        </w:rPr>
        <w:fldChar w:fldCharType="separate"/>
      </w:r>
      <w:ins w:id="190" w:author="D" w:date="2014-07-22T11:52:00Z">
        <w:r w:rsidR="00C56BD9">
          <w:rPr>
            <w:rFonts w:ascii="Times New Roman" w:hAnsi="Times New Roman"/>
            <w:sz w:val="24"/>
            <w:szCs w:val="24"/>
          </w:rPr>
          <w:t>68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"_Toc26430"</w:instrText>
      </w:r>
      <w:r>
        <w:rPr>
          <w:rFonts w:ascii="Times New Roman" w:hAnsi="Times New Roman"/>
          <w:sz w:val="24"/>
          <w:szCs w:val="24"/>
        </w:rPr>
        <w:fldChar w:fldCharType="separate"/>
      </w:r>
      <w:r w:rsidR="00C56BD9">
        <w:rPr>
          <w:rFonts w:ascii="Times New Roman" w:hAnsi="Times New Roman"/>
          <w:sz w:val="24"/>
          <w:szCs w:val="24"/>
        </w:rPr>
        <w:t>2.3.1.3.1 Response Setup File (Download)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_Toc26430 </w:instrText>
      </w:r>
      <w:r>
        <w:rPr>
          <w:rFonts w:ascii="Times New Roman" w:hAnsi="Times New Roman"/>
          <w:sz w:val="24"/>
          <w:szCs w:val="24"/>
        </w:rPr>
        <w:fldChar w:fldCharType="separate"/>
      </w:r>
      <w:ins w:id="191" w:author="D" w:date="2014-07-22T11:52:00Z">
        <w:r w:rsidR="00C56BD9">
          <w:rPr>
            <w:rFonts w:ascii="Times New Roman" w:hAnsi="Times New Roman"/>
            <w:sz w:val="24"/>
            <w:szCs w:val="24"/>
          </w:rPr>
          <w:t>69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"_Toc31455"</w:instrText>
      </w:r>
      <w:r>
        <w:rPr>
          <w:rFonts w:ascii="Times New Roman" w:hAnsi="Times New Roman"/>
          <w:sz w:val="24"/>
          <w:szCs w:val="24"/>
        </w:rPr>
        <w:fldChar w:fldCharType="separate"/>
      </w:r>
      <w:r w:rsidR="00C56BD9">
        <w:rPr>
          <w:rFonts w:ascii="Times New Roman" w:hAnsi="Times New Roman"/>
          <w:sz w:val="24"/>
          <w:szCs w:val="24"/>
        </w:rPr>
        <w:t>2.3.1.3.2 Processor Activity Files (Download)</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_Toc31455 </w:instrText>
      </w:r>
      <w:r>
        <w:rPr>
          <w:rFonts w:ascii="Times New Roman" w:hAnsi="Times New Roman"/>
          <w:sz w:val="24"/>
          <w:szCs w:val="24"/>
        </w:rPr>
        <w:fldChar w:fldCharType="separate"/>
      </w:r>
      <w:ins w:id="192" w:author="D" w:date="2014-07-22T11:52:00Z">
        <w:r w:rsidR="00C56BD9">
          <w:rPr>
            <w:rFonts w:ascii="Times New Roman" w:hAnsi="Times New Roman"/>
            <w:sz w:val="24"/>
            <w:szCs w:val="24"/>
          </w:rPr>
          <w:t>69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w:instrText>
      </w:r>
      <w:r w:rsidR="00C56BD9">
        <w:rPr>
          <w:rFonts w:ascii="Times New Roman" w:hAnsi="Times New Roman"/>
          <w:sz w:val="24"/>
          <w:szCs w:val="24"/>
        </w:rPr>
        <w:instrText>17133"</w:instrText>
      </w:r>
      <w:r>
        <w:rPr>
          <w:rFonts w:ascii="Times New Roman" w:hAnsi="Times New Roman"/>
          <w:sz w:val="24"/>
          <w:szCs w:val="24"/>
        </w:rPr>
        <w:fldChar w:fldCharType="separate"/>
      </w:r>
      <w:r w:rsidR="00C56BD9">
        <w:rPr>
          <w:rFonts w:ascii="Times New Roman" w:hAnsi="Times New Roman"/>
          <w:sz w:val="24"/>
          <w:szCs w:val="24"/>
        </w:rPr>
        <w:t>General file exchange work flow</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_Toc17133 </w:instrText>
      </w:r>
      <w:r>
        <w:rPr>
          <w:rFonts w:ascii="Times New Roman" w:hAnsi="Times New Roman"/>
          <w:sz w:val="24"/>
          <w:szCs w:val="24"/>
        </w:rPr>
        <w:fldChar w:fldCharType="separate"/>
      </w:r>
      <w:ins w:id="193" w:author="D" w:date="2014-07-22T11:52:00Z">
        <w:r w:rsidR="00C56BD9">
          <w:rPr>
            <w:rFonts w:ascii="Times New Roman" w:hAnsi="Times New Roman"/>
            <w:sz w:val="24"/>
            <w:szCs w:val="24"/>
          </w:rPr>
          <w:t>69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"_Toc29413"</w:instrText>
      </w:r>
      <w:r>
        <w:rPr>
          <w:rFonts w:ascii="Times New Roman" w:hAnsi="Times New Roman"/>
          <w:sz w:val="24"/>
          <w:szCs w:val="24"/>
        </w:rPr>
        <w:fldChar w:fldCharType="separate"/>
      </w:r>
      <w:r w:rsidR="00C56BD9">
        <w:rPr>
          <w:rFonts w:ascii="Times New Roman" w:hAnsi="Times New Roman"/>
          <w:sz w:val="24"/>
          <w:szCs w:val="24"/>
        </w:rPr>
        <w:t>2.3.1.4 General file SCHEDULE information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_Toc29413 </w:instrText>
      </w:r>
      <w:r>
        <w:rPr>
          <w:rFonts w:ascii="Times New Roman" w:hAnsi="Times New Roman"/>
          <w:sz w:val="24"/>
          <w:szCs w:val="24"/>
        </w:rPr>
        <w:fldChar w:fldCharType="separate"/>
      </w:r>
      <w:ins w:id="194" w:author="D" w:date="2014-07-22T11:52:00Z">
        <w:r w:rsidR="00C56BD9">
          <w:rPr>
            <w:rFonts w:ascii="Times New Roman" w:hAnsi="Times New Roman"/>
            <w:sz w:val="24"/>
            <w:szCs w:val="24"/>
          </w:rPr>
          <w:t>69</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3"/>
        <w:tabs>
          <w:tab w:val="right" w:leader="dot" w:pos="9313"/>
        </w:tabs>
        <w:ind w:left="88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"_Toc22471"</w:instrText>
      </w:r>
      <w:r>
        <w:rPr>
          <w:rFonts w:ascii="Times New Roman" w:hAnsi="Times New Roman"/>
          <w:sz w:val="24"/>
          <w:szCs w:val="24"/>
        </w:rPr>
        <w:fldChar w:fldCharType="separate"/>
      </w:r>
      <w:r w:rsidR="00C56BD9">
        <w:rPr>
          <w:rFonts w:ascii="Times New Roman" w:hAnsi="Times New Roman"/>
          <w:sz w:val="24"/>
          <w:szCs w:val="24"/>
        </w:rPr>
        <w:t>2.3.1.4.1 General file information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_Toc22471 </w:instrText>
      </w:r>
      <w:r>
        <w:rPr>
          <w:rFonts w:ascii="Times New Roman" w:hAnsi="Times New Roman"/>
          <w:sz w:val="24"/>
          <w:szCs w:val="24"/>
        </w:rPr>
        <w:fldChar w:fldCharType="separate"/>
      </w:r>
      <w:ins w:id="195" w:author="D" w:date="2014-07-22T11:52:00Z">
        <w:r w:rsidR="00C56BD9">
          <w:rPr>
            <w:rFonts w:ascii="Times New Roman" w:hAnsi="Times New Roman"/>
            <w:sz w:val="24"/>
            <w:szCs w:val="24"/>
          </w:rPr>
          <w:t>70</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lastRenderedPageBreak/>
        <w:fldChar w:fldCharType="begin"/>
      </w:r>
      <w:r w:rsidR="00C56BD9">
        <w:rPr>
          <w:rFonts w:ascii="Times New Roman" w:hAnsi="Times New Roman"/>
          <w:sz w:val="24"/>
          <w:szCs w:val="24"/>
        </w:rPr>
        <w:instrText>HYPERLINK  \l "_Toc25392"</w:instrText>
      </w:r>
      <w:r>
        <w:rPr>
          <w:rFonts w:ascii="Times New Roman" w:hAnsi="Times New Roman"/>
          <w:sz w:val="24"/>
          <w:szCs w:val="24"/>
        </w:rPr>
        <w:fldChar w:fldCharType="separate"/>
      </w:r>
      <w:r w:rsidR="00C56BD9">
        <w:rPr>
          <w:rFonts w:ascii="Times New Roman" w:hAnsi="Times New Roman"/>
          <w:sz w:val="24"/>
          <w:szCs w:val="24"/>
        </w:rPr>
        <w:t>2.3.2 Reports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_Toc25392 </w:instrText>
      </w:r>
      <w:r>
        <w:rPr>
          <w:rFonts w:ascii="Times New Roman" w:hAnsi="Times New Roman"/>
          <w:sz w:val="24"/>
          <w:szCs w:val="24"/>
        </w:rPr>
        <w:fldChar w:fldCharType="separate"/>
      </w:r>
      <w:ins w:id="196" w:author="D" w:date="2014-07-22T11:52:00Z">
        <w:r w:rsidR="00C56BD9">
          <w:rPr>
            <w:rFonts w:ascii="Times New Roman" w:hAnsi="Times New Roman"/>
            <w:sz w:val="24"/>
            <w:szCs w:val="24"/>
          </w:rPr>
          <w:t>71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"_Toc2426"</w:instrText>
      </w:r>
      <w:r>
        <w:rPr>
          <w:rFonts w:ascii="Times New Roman" w:hAnsi="Times New Roman"/>
          <w:sz w:val="24"/>
          <w:szCs w:val="24"/>
        </w:rPr>
        <w:fldChar w:fldCharType="separate"/>
      </w:r>
      <w:r w:rsidR="00C56BD9">
        <w:rPr>
          <w:rFonts w:ascii="Times New Roman" w:hAnsi="Times New Roman"/>
          <w:sz w:val="24"/>
          <w:szCs w:val="24"/>
        </w:rPr>
        <w:t>2.4. Data Management</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_Toc2426 </w:instrText>
      </w:r>
      <w:r>
        <w:rPr>
          <w:rFonts w:ascii="Times New Roman" w:hAnsi="Times New Roman"/>
          <w:sz w:val="24"/>
          <w:szCs w:val="24"/>
        </w:rPr>
        <w:fldChar w:fldCharType="separate"/>
      </w:r>
      <w:ins w:id="197" w:author="D" w:date="2014-07-22T11:52:00Z">
        <w:r w:rsidR="00C56BD9">
          <w:rPr>
            <w:rFonts w:ascii="Times New Roman" w:hAnsi="Times New Roman"/>
            <w:sz w:val="24"/>
            <w:szCs w:val="24"/>
          </w:rPr>
          <w:t>71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"_Toc6395"</w:instrText>
      </w:r>
      <w:r>
        <w:rPr>
          <w:rFonts w:ascii="Times New Roman" w:hAnsi="Times New Roman"/>
          <w:sz w:val="24"/>
          <w:szCs w:val="24"/>
        </w:rPr>
        <w:fldChar w:fldCharType="separate"/>
      </w:r>
      <w:r w:rsidR="00C56BD9">
        <w:rPr>
          <w:rFonts w:ascii="Times New Roman" w:hAnsi="Times New Roman"/>
          <w:sz w:val="24"/>
          <w:szCs w:val="24"/>
        </w:rPr>
        <w:t>2.5. Coding Requirements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_Toc6395 </w:instrText>
      </w:r>
      <w:r>
        <w:rPr>
          <w:rFonts w:ascii="Times New Roman" w:hAnsi="Times New Roman"/>
          <w:sz w:val="24"/>
          <w:szCs w:val="24"/>
        </w:rPr>
        <w:fldChar w:fldCharType="separate"/>
      </w:r>
      <w:ins w:id="198" w:author="D" w:date="2014-07-22T11:52:00Z">
        <w:r w:rsidR="00C56BD9">
          <w:rPr>
            <w:rFonts w:ascii="Times New Roman" w:hAnsi="Times New Roman"/>
            <w:sz w:val="24"/>
            <w:szCs w:val="24"/>
          </w:rPr>
          <w:t>71</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"_Toc3984"</w:instrText>
      </w:r>
      <w:r>
        <w:rPr>
          <w:rFonts w:ascii="Times New Roman" w:hAnsi="Times New Roman"/>
          <w:sz w:val="24"/>
          <w:szCs w:val="24"/>
        </w:rPr>
        <w:fldChar w:fldCharType="separate"/>
      </w:r>
      <w:r w:rsidR="00C56BD9">
        <w:rPr>
          <w:rFonts w:ascii="Times New Roman" w:hAnsi="Times New Roman"/>
          <w:sz w:val="24"/>
          <w:szCs w:val="24"/>
        </w:rPr>
        <w:t>Appendix</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w:instrText>
      </w:r>
      <w:r w:rsidR="00C56BD9">
        <w:rPr>
          <w:rFonts w:ascii="Times New Roman" w:hAnsi="Times New Roman"/>
          <w:sz w:val="24"/>
          <w:szCs w:val="24"/>
        </w:rPr>
        <w:instrText xml:space="preserve"> _Toc3984 </w:instrText>
      </w:r>
      <w:r>
        <w:rPr>
          <w:rFonts w:ascii="Times New Roman" w:hAnsi="Times New Roman"/>
          <w:sz w:val="24"/>
          <w:szCs w:val="24"/>
        </w:rPr>
        <w:fldChar w:fldCharType="separate"/>
      </w:r>
      <w:ins w:id="199" w:author="D" w:date="2014-07-22T11:52:00Z">
        <w:r w:rsidR="00C56BD9">
          <w:rPr>
            <w:rFonts w:ascii="Times New Roman" w:hAnsi="Times New Roman"/>
            <w:sz w:val="24"/>
            <w:szCs w:val="24"/>
          </w:rPr>
          <w:t>72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1"/>
        <w:tabs>
          <w:tab w:val="right" w:leader="dot" w:pos="9313"/>
        </w:tabs>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"_Toc30711"</w:instrText>
      </w:r>
      <w:r>
        <w:rPr>
          <w:rFonts w:ascii="Times New Roman" w:hAnsi="Times New Roman"/>
          <w:sz w:val="24"/>
          <w:szCs w:val="24"/>
        </w:rPr>
        <w:fldChar w:fldCharType="separate"/>
      </w:r>
      <w:r w:rsidR="00C56BD9">
        <w:rPr>
          <w:rFonts w:ascii="Times New Roman" w:hAnsi="Times New Roman"/>
          <w:i/>
          <w:sz w:val="24"/>
          <w:szCs w:val="24"/>
        </w:rPr>
        <w:t>File Detailed Format and Information</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_Toc30711 </w:instrText>
      </w:r>
      <w:r>
        <w:rPr>
          <w:rFonts w:ascii="Times New Roman" w:hAnsi="Times New Roman"/>
          <w:sz w:val="24"/>
          <w:szCs w:val="24"/>
        </w:rPr>
        <w:fldChar w:fldCharType="separate"/>
      </w:r>
      <w:ins w:id="200" w:author="D" w:date="2014-07-22T11:52:00Z">
        <w:r w:rsidR="00C56BD9">
          <w:rPr>
            <w:rFonts w:ascii="Times New Roman" w:hAnsi="Times New Roman"/>
            <w:sz w:val="24"/>
            <w:szCs w:val="24"/>
          </w:rPr>
          <w:t>72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1"/>
        <w:tabs>
          <w:tab w:val="right" w:leader="dot" w:pos="9313"/>
        </w:tabs>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"_Toc26620"</w:instrText>
      </w:r>
      <w:r>
        <w:rPr>
          <w:rFonts w:ascii="Times New Roman" w:hAnsi="Times New Roman"/>
          <w:sz w:val="24"/>
          <w:szCs w:val="24"/>
        </w:rPr>
        <w:fldChar w:fldCharType="separate"/>
      </w:r>
      <w:r w:rsidR="00C56BD9">
        <w:rPr>
          <w:rFonts w:ascii="Times New Roman" w:hAnsi="Times New Roman"/>
          <w:i/>
          <w:sz w:val="24"/>
          <w:szCs w:val="24"/>
        </w:rPr>
        <w:t>Withdrawal Setup File (WSF)</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_Toc26620 </w:instrText>
      </w:r>
      <w:r>
        <w:rPr>
          <w:rFonts w:ascii="Times New Roman" w:hAnsi="Times New Roman"/>
          <w:sz w:val="24"/>
          <w:szCs w:val="24"/>
        </w:rPr>
        <w:fldChar w:fldCharType="separate"/>
      </w:r>
      <w:ins w:id="201" w:author="D" w:date="2014-07-22T11:52:00Z">
        <w:r w:rsidR="00C56BD9">
          <w:rPr>
            <w:rFonts w:ascii="Times New Roman" w:hAnsi="Times New Roman"/>
            <w:sz w:val="24"/>
            <w:szCs w:val="24"/>
          </w:rPr>
          <w:t>72</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"_Toc13106"</w:instrText>
      </w:r>
      <w:r>
        <w:rPr>
          <w:rFonts w:ascii="Times New Roman" w:hAnsi="Times New Roman"/>
          <w:sz w:val="24"/>
          <w:szCs w:val="24"/>
        </w:rPr>
        <w:fldChar w:fldCharType="separate"/>
      </w:r>
      <w:r w:rsidR="00C56BD9">
        <w:rPr>
          <w:rFonts w:ascii="Times New Roman" w:hAnsi="Times New Roman"/>
          <w:i/>
          <w:sz w:val="24"/>
          <w:szCs w:val="24"/>
        </w:rPr>
        <w:t>Contract Overview File (cof)</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w:instrText>
      </w:r>
      <w:r w:rsidR="00C56BD9">
        <w:rPr>
          <w:rFonts w:ascii="Times New Roman" w:hAnsi="Times New Roman"/>
          <w:sz w:val="24"/>
          <w:szCs w:val="24"/>
        </w:rPr>
        <w:instrText xml:space="preserve">c13106 </w:instrText>
      </w:r>
      <w:r>
        <w:rPr>
          <w:rFonts w:ascii="Times New Roman" w:hAnsi="Times New Roman"/>
          <w:sz w:val="24"/>
          <w:szCs w:val="24"/>
        </w:rPr>
        <w:fldChar w:fldCharType="separate"/>
      </w:r>
      <w:ins w:id="202" w:author="D" w:date="2014-07-22T11:52:00Z">
        <w:r w:rsidR="00C56BD9">
          <w:rPr>
            <w:rFonts w:ascii="Times New Roman" w:hAnsi="Times New Roman"/>
            <w:sz w:val="24"/>
            <w:szCs w:val="24"/>
          </w:rPr>
          <w:t>75</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"_Toc31473"</w:instrText>
      </w:r>
      <w:r>
        <w:rPr>
          <w:rFonts w:ascii="Times New Roman" w:hAnsi="Times New Roman"/>
          <w:sz w:val="24"/>
          <w:szCs w:val="24"/>
        </w:rPr>
        <w:fldChar w:fldCharType="separate"/>
      </w:r>
      <w:r w:rsidR="00C56BD9">
        <w:rPr>
          <w:rFonts w:ascii="Times New Roman" w:hAnsi="Times New Roman"/>
          <w:i/>
          <w:sz w:val="24"/>
          <w:szCs w:val="24"/>
        </w:rPr>
        <w:t>Status report File (sts)</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_Toc31473 </w:instrText>
      </w:r>
      <w:r>
        <w:rPr>
          <w:rFonts w:ascii="Times New Roman" w:hAnsi="Times New Roman"/>
          <w:sz w:val="24"/>
          <w:szCs w:val="24"/>
        </w:rPr>
        <w:fldChar w:fldCharType="separate"/>
      </w:r>
      <w:ins w:id="203" w:author="D" w:date="2014-07-22T11:52:00Z">
        <w:r w:rsidR="00C56BD9">
          <w:rPr>
            <w:rFonts w:ascii="Times New Roman" w:hAnsi="Times New Roman"/>
            <w:sz w:val="24"/>
            <w:szCs w:val="24"/>
          </w:rPr>
          <w:t>78</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"_Toc30208"</w:instrText>
      </w:r>
      <w:r>
        <w:rPr>
          <w:rFonts w:ascii="Times New Roman" w:hAnsi="Times New Roman"/>
          <w:sz w:val="24"/>
          <w:szCs w:val="24"/>
        </w:rPr>
        <w:fldChar w:fldCharType="separate"/>
      </w:r>
      <w:r w:rsidR="00C56BD9">
        <w:rPr>
          <w:rFonts w:ascii="Times New Roman" w:hAnsi="Times New Roman"/>
          <w:i/>
          <w:sz w:val="24"/>
          <w:szCs w:val="24"/>
        </w:rPr>
        <w:t>Response Setup File (RSF)</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_Toc30208 </w:instrText>
      </w:r>
      <w:r>
        <w:rPr>
          <w:rFonts w:ascii="Times New Roman" w:hAnsi="Times New Roman"/>
          <w:sz w:val="24"/>
          <w:szCs w:val="24"/>
        </w:rPr>
        <w:fldChar w:fldCharType="separate"/>
      </w:r>
      <w:ins w:id="204" w:author="D" w:date="2014-07-22T11:52:00Z">
        <w:r w:rsidR="00C56BD9">
          <w:rPr>
            <w:rFonts w:ascii="Times New Roman" w:hAnsi="Times New Roman"/>
            <w:sz w:val="24"/>
            <w:szCs w:val="24"/>
          </w:rPr>
          <w:t>83</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pStyle w:val="TDC2"/>
        <w:tabs>
          <w:tab w:val="right" w:leader="dot" w:pos="9313"/>
        </w:tabs>
        <w:ind w:left="440"/>
        <w:rPr>
          <w:rFonts w:ascii="Times New Roman" w:hAnsi="Times New Roman"/>
          <w:sz w:val="24"/>
          <w:szCs w:val="24"/>
        </w:rPr>
      </w:pPr>
      <w:r>
        <w:rPr>
          <w:rFonts w:ascii="Times New Roman" w:hAnsi="Times New Roman"/>
          <w:sz w:val="24"/>
          <w:szCs w:val="24"/>
        </w:rPr>
        <w:fldChar w:fldCharType="begin"/>
      </w:r>
      <w:r w:rsidR="00C56BD9">
        <w:rPr>
          <w:rFonts w:ascii="Times New Roman" w:hAnsi="Times New Roman"/>
          <w:sz w:val="24"/>
          <w:szCs w:val="24"/>
        </w:rPr>
        <w:instrText>HYPERLINK  \l "_Toc25243"</w:instrText>
      </w:r>
      <w:r>
        <w:rPr>
          <w:rFonts w:ascii="Times New Roman" w:hAnsi="Times New Roman"/>
          <w:sz w:val="24"/>
          <w:szCs w:val="24"/>
        </w:rPr>
        <w:fldChar w:fldCharType="separate"/>
      </w:r>
      <w:r w:rsidR="00C56BD9">
        <w:rPr>
          <w:rFonts w:ascii="Times New Roman" w:hAnsi="Times New Roman"/>
          <w:i/>
          <w:sz w:val="24"/>
          <w:szCs w:val="24"/>
        </w:rPr>
        <w:t>Processor Activity File (PAF)</w:t>
      </w:r>
      <w:r w:rsidR="00C56BD9">
        <w:rPr>
          <w:rFonts w:ascii="Times New Roman" w:hAnsi="Times New Roman"/>
          <w:sz w:val="24"/>
          <w:szCs w:val="24"/>
        </w:rPr>
        <w:tab/>
      </w:r>
      <w:r>
        <w:rPr>
          <w:rFonts w:ascii="Times New Roman" w:hAnsi="Times New Roman"/>
          <w:sz w:val="24"/>
          <w:szCs w:val="24"/>
        </w:rPr>
        <w:fldChar w:fldCharType="begin"/>
      </w:r>
      <w:r w:rsidR="00C56BD9">
        <w:rPr>
          <w:rFonts w:ascii="Times New Roman" w:hAnsi="Times New Roman"/>
          <w:sz w:val="24"/>
          <w:szCs w:val="24"/>
        </w:rPr>
        <w:instrText xml:space="preserve"> PAGEREF _Toc25243 </w:instrText>
      </w:r>
      <w:r>
        <w:rPr>
          <w:rFonts w:ascii="Times New Roman" w:hAnsi="Times New Roman"/>
          <w:sz w:val="24"/>
          <w:szCs w:val="24"/>
        </w:rPr>
        <w:fldChar w:fldCharType="separate"/>
      </w:r>
      <w:ins w:id="205" w:author="D" w:date="2014-07-22T11:52:00Z">
        <w:r w:rsidR="00C56BD9">
          <w:rPr>
            <w:rFonts w:ascii="Times New Roman" w:hAnsi="Times New Roman"/>
            <w:sz w:val="24"/>
            <w:szCs w:val="24"/>
          </w:rPr>
          <w:t>86</w:t>
        </w:r>
      </w:ins>
      <w:r>
        <w:rPr>
          <w:rFonts w:ascii="Times New Roman" w:hAnsi="Times New Roman"/>
          <w:sz w:val="24"/>
          <w:szCs w:val="24"/>
        </w:rPr>
        <w:fldChar w:fldCharType="end"/>
      </w:r>
      <w:r>
        <w:rPr>
          <w:rFonts w:ascii="Times New Roman" w:hAnsi="Times New Roman"/>
          <w:sz w:val="24"/>
          <w:szCs w:val="24"/>
        </w:rPr>
        <w:fldChar w:fldCharType="end"/>
      </w:r>
    </w:p>
    <w:p w:rsidR="0073466D" w:rsidRDefault="0073466D">
      <w:pPr>
        <w:jc w:val="both"/>
        <w:rPr>
          <w:rFonts w:ascii="Times New Roman" w:hAnsi="Times New Roman"/>
          <w:b/>
          <w:sz w:val="24"/>
          <w:szCs w:val="24"/>
        </w:rPr>
      </w:pPr>
      <w:r>
        <w:rPr>
          <w:rFonts w:ascii="Times New Roman" w:hAnsi="Times New Roman"/>
          <w:sz w:val="24"/>
          <w:szCs w:val="24"/>
        </w:rPr>
        <w:fldChar w:fldCharType="end"/>
      </w:r>
    </w:p>
    <w:p w:rsidR="0073466D" w:rsidRDefault="00C56BD9">
      <w:pPr>
        <w:pStyle w:val="Ttulo1"/>
        <w:jc w:val="both"/>
        <w:rPr>
          <w:rFonts w:ascii="Times New Roman" w:hAnsi="Times New Roman"/>
          <w:sz w:val="24"/>
          <w:szCs w:val="24"/>
        </w:rPr>
      </w:pPr>
      <w:r>
        <w:rPr>
          <w:rFonts w:ascii="Times New Roman" w:hAnsi="Times New Roman"/>
          <w:color w:val="auto"/>
          <w:sz w:val="24"/>
          <w:szCs w:val="24"/>
        </w:rPr>
        <w:br w:type="page"/>
      </w:r>
      <w:bookmarkStart w:id="206" w:name="_Toc16356"/>
      <w:bookmarkStart w:id="207" w:name="_Toc15088"/>
      <w:bookmarkStart w:id="208" w:name="_Toc9448"/>
      <w:bookmarkStart w:id="209" w:name="_Toc9462"/>
      <w:r>
        <w:rPr>
          <w:rFonts w:ascii="Times New Roman" w:hAnsi="Times New Roman"/>
          <w:sz w:val="24"/>
          <w:szCs w:val="24"/>
        </w:rPr>
        <w:lastRenderedPageBreak/>
        <w:t>1. Project Summary</w:t>
      </w:r>
      <w:bookmarkEnd w:id="206"/>
      <w:bookmarkEnd w:id="207"/>
      <w:bookmarkEnd w:id="208"/>
      <w:bookmarkEnd w:id="209"/>
    </w:p>
    <w:p w:rsidR="0073466D" w:rsidRDefault="0073466D">
      <w:pPr>
        <w:jc w:val="both"/>
        <w:rPr>
          <w:rStyle w:val="Ttulo1Car"/>
          <w:rFonts w:ascii="Times New Roman" w:hAnsi="Times New Roman"/>
          <w:sz w:val="24"/>
          <w:szCs w:val="24"/>
        </w:rPr>
      </w:pPr>
      <w:r w:rsidRPr="0073466D">
        <w:rPr>
          <w:rFonts w:ascii="Times New Roman" w:hAnsi="Times New Roman"/>
          <w:sz w:val="24"/>
          <w:szCs w:val="24"/>
        </w:rPr>
        <w:pict>
          <v:line id="Line 5" o:spid="_x0000_s1032" style="position:absolute;left:0;text-align:left;z-index:251662336" from="4.45pt,5.9pt" to="380.95pt,5.95pt" o:preferrelative="t" strokecolor="#739cc3">
            <v:stroke miterlimit="2"/>
          </v:line>
        </w:pict>
      </w:r>
    </w:p>
    <w:p w:rsidR="0073466D" w:rsidRDefault="00C56BD9">
      <w:pPr>
        <w:spacing w:line="360" w:lineRule="auto"/>
        <w:jc w:val="both"/>
        <w:rPr>
          <w:rFonts w:ascii="Times New Roman" w:hAnsi="Times New Roman"/>
          <w:sz w:val="24"/>
          <w:szCs w:val="24"/>
        </w:rPr>
      </w:pPr>
      <w:r>
        <w:rPr>
          <w:rFonts w:ascii="Times New Roman" w:hAnsi="Times New Roman"/>
          <w:sz w:val="24"/>
          <w:szCs w:val="24"/>
        </w:rPr>
        <w:t xml:space="preserve">The new system will automate existing manual work done during loan application processing. A series of tasks are performed by Organization Employees for giving loan to a merchant/customer. Currently, these tasks are assigned </w:t>
      </w:r>
      <w:r>
        <w:rPr>
          <w:rFonts w:ascii="Times New Roman" w:hAnsi="Times New Roman"/>
          <w:sz w:val="24"/>
          <w:szCs w:val="24"/>
        </w:rPr>
        <w:t>manually. Files are moved to next officer once a task is completed by one officer.</w:t>
      </w:r>
    </w:p>
    <w:p w:rsidR="0073466D" w:rsidRDefault="00C56BD9">
      <w:pPr>
        <w:spacing w:line="360" w:lineRule="auto"/>
        <w:jc w:val="both"/>
        <w:rPr>
          <w:rFonts w:ascii="Times New Roman" w:hAnsi="Times New Roman"/>
          <w:sz w:val="24"/>
          <w:szCs w:val="24"/>
        </w:rPr>
      </w:pPr>
      <w:r>
        <w:rPr>
          <w:rFonts w:ascii="Times New Roman" w:hAnsi="Times New Roman"/>
          <w:sz w:val="24"/>
          <w:szCs w:val="24"/>
        </w:rPr>
        <w:t xml:space="preserve"> These tasks are assigned based on their roles. The new system will automate process of task assignments. The Completed tasks will be moved in queues of next person to revie</w:t>
      </w:r>
      <w:r>
        <w:rPr>
          <w:rFonts w:ascii="Times New Roman" w:hAnsi="Times New Roman"/>
          <w:sz w:val="24"/>
          <w:szCs w:val="24"/>
        </w:rPr>
        <w:t>w application. Credit check of the merchant will be automated by using credit reports. Also, collection of Credit Card Sales will be automated using VisaNet and CardNet processors APIs. However there will be provision to manually enter statements.</w:t>
      </w:r>
    </w:p>
    <w:p w:rsidR="0073466D" w:rsidRDefault="0073466D">
      <w:pPr>
        <w:spacing w:line="360" w:lineRule="auto"/>
        <w:ind w:firstLine="420"/>
        <w:jc w:val="both"/>
        <w:rPr>
          <w:rFonts w:ascii="Times New Roman" w:hAnsi="Times New Roman"/>
          <w:sz w:val="24"/>
          <w:szCs w:val="24"/>
        </w:rPr>
      </w:pPr>
    </w:p>
    <w:p w:rsidR="0073466D" w:rsidRDefault="00C56BD9">
      <w:pPr>
        <w:spacing w:line="360" w:lineRule="auto"/>
        <w:jc w:val="both"/>
        <w:rPr>
          <w:rFonts w:ascii="Times New Roman" w:hAnsi="Times New Roman"/>
          <w:sz w:val="24"/>
          <w:szCs w:val="24"/>
        </w:rPr>
      </w:pPr>
      <w:r>
        <w:rPr>
          <w:rFonts w:ascii="Times New Roman" w:hAnsi="Times New Roman"/>
          <w:sz w:val="24"/>
          <w:szCs w:val="24"/>
        </w:rPr>
        <w:t>New sys</w:t>
      </w:r>
      <w:r>
        <w:rPr>
          <w:rFonts w:ascii="Times New Roman" w:hAnsi="Times New Roman"/>
          <w:sz w:val="24"/>
          <w:szCs w:val="24"/>
        </w:rPr>
        <w:t xml:space="preserve">tem will also be integrated with SalesForce.com. SalesForce and New System will be synced on regular basis to provide updated status to sales reps. Sales reps will be able to track status of merchants/contracts in sales force. </w:t>
      </w:r>
    </w:p>
    <w:p w:rsidR="0073466D" w:rsidRDefault="0073466D">
      <w:pPr>
        <w:spacing w:line="360" w:lineRule="auto"/>
        <w:ind w:firstLine="420"/>
        <w:jc w:val="both"/>
        <w:rPr>
          <w:rFonts w:ascii="Times New Roman" w:hAnsi="Times New Roman"/>
          <w:sz w:val="24"/>
          <w:szCs w:val="24"/>
        </w:rPr>
      </w:pPr>
    </w:p>
    <w:p w:rsidR="0073466D" w:rsidRDefault="00C56BD9">
      <w:pPr>
        <w:spacing w:line="360" w:lineRule="auto"/>
        <w:ind w:firstLine="420"/>
        <w:jc w:val="both"/>
        <w:rPr>
          <w:rStyle w:val="Ttulo1Car"/>
          <w:rFonts w:ascii="Times New Roman" w:hAnsi="Times New Roman"/>
          <w:sz w:val="24"/>
          <w:szCs w:val="24"/>
        </w:rPr>
      </w:pPr>
      <w:r>
        <w:rPr>
          <w:rFonts w:ascii="Times New Roman" w:hAnsi="Times New Roman"/>
          <w:sz w:val="24"/>
          <w:szCs w:val="24"/>
        </w:rPr>
        <w:t>New system will send out no</w:t>
      </w:r>
      <w:r>
        <w:rPr>
          <w:rFonts w:ascii="Times New Roman" w:hAnsi="Times New Roman"/>
          <w:sz w:val="24"/>
          <w:szCs w:val="24"/>
        </w:rPr>
        <w:t>tifications in form of emails. Email notifications will be sent out to predefined email groups. System will also have provision to add new persons to email sender lists.</w:t>
      </w:r>
      <w:r>
        <w:rPr>
          <w:rFonts w:ascii="Times New Roman" w:hAnsi="Times New Roman"/>
          <w:sz w:val="24"/>
          <w:szCs w:val="24"/>
        </w:rPr>
        <w:br w:type="page"/>
      </w:r>
    </w:p>
    <w:p w:rsidR="0073466D" w:rsidRPr="0073466D" w:rsidRDefault="0073466D">
      <w:pPr>
        <w:pStyle w:val="Ttulo1"/>
        <w:jc w:val="both"/>
        <w:rPr>
          <w:rFonts w:ascii="Times New Roman" w:hAnsi="Times New Roman"/>
          <w:sz w:val="24"/>
          <w:szCs w:val="24"/>
          <w:rPrChange w:id="210" w:author="D" w:date="2014-07-22T11:26:00Z">
            <w:rPr/>
          </w:rPrChange>
        </w:rPr>
      </w:pPr>
      <w:bookmarkStart w:id="211" w:name="_Toc4868"/>
      <w:bookmarkStart w:id="212" w:name="_Toc1395"/>
      <w:bookmarkStart w:id="213" w:name="_Toc27515"/>
      <w:bookmarkStart w:id="214" w:name="_Toc27667"/>
      <w:r w:rsidRPr="0073466D">
        <w:rPr>
          <w:rFonts w:ascii="Times New Roman" w:hAnsi="Times New Roman"/>
          <w:sz w:val="24"/>
          <w:szCs w:val="24"/>
          <w:rPrChange w:id="215" w:author="D" w:date="2014-07-22T11:26:00Z">
            <w:rPr>
              <w:rFonts w:ascii="Calibri" w:hAnsi="Calibri"/>
              <w:b w:val="0"/>
              <w:bCs w:val="0"/>
              <w:color w:val="auto"/>
              <w:kern w:val="0"/>
              <w:sz w:val="22"/>
              <w:szCs w:val="22"/>
            </w:rPr>
          </w:rPrChange>
        </w:rPr>
        <w:t>2. Application Design</w:t>
      </w:r>
      <w:bookmarkEnd w:id="211"/>
      <w:bookmarkEnd w:id="212"/>
      <w:bookmarkEnd w:id="213"/>
      <w:bookmarkEnd w:id="214"/>
    </w:p>
    <w:p w:rsidR="0073466D" w:rsidRDefault="0073466D">
      <w:pPr>
        <w:jc w:val="both"/>
        <w:outlineLvl w:val="0"/>
        <w:rPr>
          <w:rFonts w:ascii="Times New Roman" w:hAnsi="Times New Roman"/>
          <w:sz w:val="24"/>
          <w:szCs w:val="24"/>
        </w:rPr>
      </w:pPr>
      <w:r>
        <w:rPr>
          <w:rFonts w:ascii="Times New Roman" w:hAnsi="Times New Roman"/>
          <w:sz w:val="24"/>
          <w:szCs w:val="24"/>
        </w:rPr>
        <w:pict>
          <v:line id="Line 1031" o:spid="_x0000_s1033" style="position:absolute;left:0;text-align:left;z-index:251665408" from="-.75pt,8.45pt" to="375.7pt,8.5pt" o:preferrelative="t" strokecolor="#739cc3">
            <v:stroke miterlimit="2"/>
          </v:line>
        </w:pict>
      </w:r>
    </w:p>
    <w:p w:rsidR="0073466D" w:rsidRPr="0073466D" w:rsidRDefault="0073466D">
      <w:pPr>
        <w:jc w:val="both"/>
        <w:rPr>
          <w:rFonts w:ascii="Times New Roman" w:hAnsi="Times New Roman"/>
          <w:sz w:val="24"/>
          <w:szCs w:val="24"/>
          <w:rPrChange w:id="216" w:author="D" w:date="2014-07-22T11:26:00Z">
            <w:rPr>
              <w:rFonts w:ascii="Times New Roman" w:hAnsi="Times New Roman"/>
              <w:szCs w:val="24"/>
            </w:rPr>
          </w:rPrChange>
        </w:rPr>
      </w:pPr>
      <w:bookmarkStart w:id="217" w:name="_Toc5090"/>
      <w:r w:rsidRPr="0073466D">
        <w:rPr>
          <w:rFonts w:ascii="Times New Roman" w:hAnsi="Times New Roman"/>
          <w:sz w:val="24"/>
          <w:szCs w:val="24"/>
          <w:rPrChange w:id="218" w:author="D" w:date="2014-07-22T11:26:00Z">
            <w:rPr/>
          </w:rPrChange>
        </w:rPr>
        <w:t>The new system is intended to manage tasks for loan officers. New system should fetch new leads from the SalesForce.com.</w:t>
      </w:r>
      <w:bookmarkEnd w:id="217"/>
    </w:p>
    <w:p w:rsidR="0073466D" w:rsidRPr="0073466D" w:rsidRDefault="0073466D">
      <w:pPr>
        <w:pStyle w:val="Ttulo2"/>
        <w:jc w:val="both"/>
        <w:rPr>
          <w:rFonts w:ascii="Times New Roman" w:hAnsi="Times New Roman"/>
          <w:sz w:val="24"/>
          <w:szCs w:val="24"/>
          <w:rPrChange w:id="219" w:author="D" w:date="2014-07-22T11:26:00Z">
            <w:rPr/>
          </w:rPrChange>
        </w:rPr>
      </w:pPr>
      <w:bookmarkStart w:id="220" w:name="_Toc6593"/>
      <w:bookmarkStart w:id="221" w:name="_Toc16331"/>
      <w:bookmarkStart w:id="222" w:name="_Toc30667"/>
      <w:bookmarkStart w:id="223" w:name="_Toc11530"/>
      <w:r w:rsidRPr="0073466D">
        <w:rPr>
          <w:rFonts w:ascii="Times New Roman" w:hAnsi="Times New Roman"/>
          <w:sz w:val="24"/>
          <w:szCs w:val="24"/>
          <w:rPrChange w:id="224" w:author="D" w:date="2014-07-22T11:26:00Z">
            <w:rPr>
              <w:rFonts w:ascii="Calibri" w:hAnsi="Calibri"/>
              <w:b w:val="0"/>
              <w:i w:val="0"/>
              <w:kern w:val="0"/>
              <w:sz w:val="22"/>
              <w:szCs w:val="22"/>
            </w:rPr>
          </w:rPrChange>
        </w:rPr>
        <w:t>2.1. Interfaces</w:t>
      </w:r>
      <w:bookmarkEnd w:id="220"/>
      <w:bookmarkEnd w:id="221"/>
      <w:bookmarkEnd w:id="222"/>
      <w:bookmarkEnd w:id="223"/>
    </w:p>
    <w:p w:rsidR="0073466D" w:rsidRDefault="00C56BD9">
      <w:pPr>
        <w:jc w:val="both"/>
        <w:rPr>
          <w:rFonts w:ascii="Times New Roman" w:hAnsi="Times New Roman"/>
          <w:sz w:val="24"/>
          <w:szCs w:val="24"/>
        </w:rPr>
      </w:pPr>
      <w:r>
        <w:rPr>
          <w:rFonts w:ascii="Times New Roman" w:hAnsi="Times New Roman"/>
          <w:sz w:val="24"/>
          <w:szCs w:val="24"/>
        </w:rPr>
        <w:t>The New System will provide interfaces for 2 types of users:</w:t>
      </w:r>
    </w:p>
    <w:p w:rsidR="0073466D" w:rsidRPr="0073466D" w:rsidRDefault="0073466D">
      <w:pPr>
        <w:pStyle w:val="Ttulo2"/>
        <w:jc w:val="both"/>
        <w:rPr>
          <w:rFonts w:ascii="Times New Roman" w:hAnsi="Times New Roman"/>
          <w:sz w:val="24"/>
          <w:szCs w:val="24"/>
          <w:rPrChange w:id="225" w:author="D" w:date="2014-07-22T11:26:00Z">
            <w:rPr/>
          </w:rPrChange>
        </w:rPr>
      </w:pPr>
      <w:bookmarkStart w:id="226" w:name="_Toc4832"/>
      <w:bookmarkStart w:id="227" w:name="_Toc16598"/>
      <w:bookmarkStart w:id="228" w:name="_Toc32211"/>
      <w:bookmarkStart w:id="229" w:name="_Toc25284"/>
      <w:r w:rsidRPr="0073466D">
        <w:rPr>
          <w:rFonts w:ascii="Times New Roman" w:hAnsi="Times New Roman"/>
          <w:sz w:val="24"/>
          <w:szCs w:val="24"/>
          <w:rPrChange w:id="230" w:author="D" w:date="2014-07-22T11:26:00Z">
            <w:rPr>
              <w:rFonts w:ascii="Calibri" w:hAnsi="Calibri"/>
              <w:b w:val="0"/>
              <w:i w:val="0"/>
              <w:kern w:val="0"/>
              <w:sz w:val="22"/>
              <w:szCs w:val="22"/>
            </w:rPr>
          </w:rPrChange>
        </w:rPr>
        <w:t>2.1.1 Sales Representatives</w:t>
      </w:r>
      <w:bookmarkEnd w:id="226"/>
      <w:bookmarkEnd w:id="227"/>
      <w:bookmarkEnd w:id="228"/>
      <w:bookmarkEnd w:id="229"/>
    </w:p>
    <w:p w:rsidR="0073466D" w:rsidRDefault="00C56BD9">
      <w:pPr>
        <w:jc w:val="both"/>
        <w:rPr>
          <w:rFonts w:ascii="Times New Roman" w:hAnsi="Times New Roman"/>
          <w:sz w:val="24"/>
          <w:szCs w:val="24"/>
        </w:rPr>
      </w:pPr>
      <w:r>
        <w:rPr>
          <w:rFonts w:ascii="Times New Roman" w:hAnsi="Times New Roman"/>
          <w:sz w:val="24"/>
          <w:szCs w:val="24"/>
        </w:rPr>
        <w:t>Sales representatives will not be interacting directly with New System. However, Inputs done by sales rep in SalesForce.com will be treated as initial input for new system. Data from SalesForce will be imported into new system. Status of imported merchants</w:t>
      </w:r>
      <w:r>
        <w:rPr>
          <w:rFonts w:ascii="Times New Roman" w:hAnsi="Times New Roman"/>
          <w:sz w:val="24"/>
          <w:szCs w:val="24"/>
        </w:rPr>
        <w:t xml:space="preserve"> and their contracts will be </w:t>
      </w:r>
    </w:p>
    <w:p w:rsidR="0073466D" w:rsidRDefault="0073466D">
      <w:pPr>
        <w:jc w:val="both"/>
        <w:rPr>
          <w:rFonts w:ascii="Times New Roman" w:hAnsi="Times New Roman"/>
          <w:sz w:val="24"/>
          <w:szCs w:val="24"/>
        </w:rPr>
      </w:pPr>
    </w:p>
    <w:p w:rsidR="0073466D" w:rsidRDefault="00C56BD9">
      <w:pPr>
        <w:pStyle w:val="Ttulo2"/>
        <w:jc w:val="both"/>
        <w:rPr>
          <w:rFonts w:ascii="Times New Roman" w:hAnsi="Times New Roman"/>
          <w:sz w:val="24"/>
          <w:szCs w:val="24"/>
        </w:rPr>
      </w:pPr>
      <w:bookmarkStart w:id="231" w:name="_Toc23257"/>
      <w:bookmarkStart w:id="232" w:name="_Toc20533"/>
      <w:bookmarkStart w:id="233" w:name="_Toc15123"/>
      <w:bookmarkStart w:id="234" w:name="_Toc25899"/>
      <w:r>
        <w:rPr>
          <w:rFonts w:ascii="Times New Roman" w:hAnsi="Times New Roman"/>
          <w:sz w:val="24"/>
          <w:szCs w:val="24"/>
        </w:rPr>
        <w:t>2.1.2 New System Users</w:t>
      </w:r>
      <w:bookmarkEnd w:id="231"/>
      <w:bookmarkEnd w:id="232"/>
      <w:bookmarkEnd w:id="233"/>
      <w:bookmarkEnd w:id="234"/>
    </w:p>
    <w:p w:rsidR="0073466D" w:rsidRDefault="00C56BD9">
      <w:pPr>
        <w:jc w:val="both"/>
        <w:rPr>
          <w:rFonts w:ascii="Times New Roman" w:hAnsi="Times New Roman"/>
          <w:b/>
          <w:bCs/>
          <w:sz w:val="24"/>
          <w:szCs w:val="24"/>
        </w:rPr>
      </w:pPr>
      <w:r>
        <w:rPr>
          <w:rFonts w:ascii="Times New Roman" w:hAnsi="Times New Roman"/>
          <w:sz w:val="24"/>
          <w:szCs w:val="24"/>
        </w:rPr>
        <w:t>New system will have different roles viz. Underwriters, contract administrators etc. These users interact with system directly. System users will work on tasks assigned to them by Job scheduler. Multipl</w:t>
      </w:r>
      <w:r>
        <w:rPr>
          <w:rFonts w:ascii="Times New Roman" w:hAnsi="Times New Roman"/>
          <w:sz w:val="24"/>
          <w:szCs w:val="24"/>
        </w:rPr>
        <w:t xml:space="preserve">e tasks can be queued for a user. </w:t>
      </w:r>
    </w:p>
    <w:p w:rsidR="0073466D" w:rsidRDefault="0073466D">
      <w:pPr>
        <w:jc w:val="both"/>
        <w:rPr>
          <w:rFonts w:ascii="Times New Roman" w:hAnsi="Times New Roman"/>
          <w:b/>
          <w:bCs/>
          <w:sz w:val="24"/>
          <w:szCs w:val="24"/>
        </w:rPr>
      </w:pPr>
    </w:p>
    <w:p w:rsidR="0073466D" w:rsidRDefault="00C56BD9">
      <w:pPr>
        <w:jc w:val="both"/>
        <w:rPr>
          <w:rFonts w:ascii="Times New Roman" w:hAnsi="Times New Roman"/>
          <w:sz w:val="24"/>
          <w:szCs w:val="24"/>
        </w:rPr>
      </w:pPr>
      <w:r>
        <w:rPr>
          <w:rFonts w:ascii="Times New Roman" w:hAnsi="Times New Roman"/>
          <w:sz w:val="24"/>
          <w:szCs w:val="24"/>
        </w:rPr>
        <w:t xml:space="preserve">Each user will have access to a number of screens depending on their role and permissions. There are two main sections of application: </w:t>
      </w:r>
    </w:p>
    <w:p w:rsidR="0073466D" w:rsidRDefault="0073466D">
      <w:pPr>
        <w:jc w:val="both"/>
        <w:rPr>
          <w:rFonts w:ascii="Times New Roman" w:hAnsi="Times New Roman"/>
          <w:sz w:val="24"/>
          <w:szCs w:val="24"/>
        </w:rPr>
      </w:pPr>
    </w:p>
    <w:p w:rsidR="0073466D" w:rsidRPr="0073466D" w:rsidRDefault="0073466D">
      <w:pPr>
        <w:pStyle w:val="Ttulo2"/>
        <w:jc w:val="both"/>
        <w:rPr>
          <w:rFonts w:ascii="Times New Roman" w:hAnsi="Times New Roman"/>
          <w:sz w:val="24"/>
          <w:szCs w:val="24"/>
          <w:rPrChange w:id="235" w:author="D" w:date="2014-07-22T11:26:00Z">
            <w:rPr/>
          </w:rPrChange>
        </w:rPr>
      </w:pPr>
      <w:bookmarkStart w:id="236" w:name="_Toc32670"/>
      <w:bookmarkStart w:id="237" w:name="_Toc17283"/>
      <w:bookmarkStart w:id="238" w:name="_Toc27384"/>
      <w:bookmarkStart w:id="239" w:name="_Toc27939"/>
      <w:r w:rsidRPr="0073466D">
        <w:rPr>
          <w:rFonts w:ascii="Times New Roman" w:hAnsi="Times New Roman"/>
          <w:sz w:val="24"/>
          <w:szCs w:val="24"/>
          <w:rPrChange w:id="240" w:author="D" w:date="2014-07-22T11:26:00Z">
            <w:rPr>
              <w:rFonts w:ascii="Calibri" w:hAnsi="Calibri"/>
              <w:b w:val="0"/>
              <w:i w:val="0"/>
              <w:kern w:val="0"/>
              <w:sz w:val="22"/>
              <w:szCs w:val="22"/>
            </w:rPr>
          </w:rPrChange>
        </w:rPr>
        <w:t>2.1.2.1 Prequal Work flow</w:t>
      </w:r>
      <w:bookmarkEnd w:id="236"/>
      <w:bookmarkEnd w:id="237"/>
      <w:bookmarkEnd w:id="238"/>
      <w:bookmarkEnd w:id="239"/>
    </w:p>
    <w:p w:rsidR="0073466D" w:rsidRDefault="00C56BD9">
      <w:pPr>
        <w:jc w:val="both"/>
        <w:rPr>
          <w:rStyle w:val="Ttulo6Car"/>
          <w:sz w:val="24"/>
          <w:szCs w:val="24"/>
        </w:rPr>
      </w:pPr>
      <w:r>
        <w:rPr>
          <w:rFonts w:ascii="Times New Roman" w:hAnsi="Times New Roman"/>
          <w:sz w:val="24"/>
          <w:szCs w:val="24"/>
        </w:rPr>
        <w:t>Prequal work flow screens lists tasks for merchant creati</w:t>
      </w:r>
      <w:r>
        <w:rPr>
          <w:rFonts w:ascii="Times New Roman" w:hAnsi="Times New Roman"/>
          <w:sz w:val="24"/>
          <w:szCs w:val="24"/>
        </w:rPr>
        <w:t>on. The new merchants are fed into system from sales force. For each merchant a series of tasks need to be completed as a pre-requisite. This includes verification of merchant information like Gross Yearly Sales. Below diagram shows the list of steps and t</w:t>
      </w:r>
      <w:r>
        <w:rPr>
          <w:rFonts w:ascii="Times New Roman" w:hAnsi="Times New Roman"/>
          <w:sz w:val="24"/>
          <w:szCs w:val="24"/>
        </w:rPr>
        <w:t>heir relation:</w:t>
      </w:r>
    </w:p>
    <w:p w:rsidR="0073466D" w:rsidRDefault="0073466D">
      <w:pPr>
        <w:jc w:val="both"/>
        <w:rPr>
          <w:rFonts w:ascii="Times New Roman" w:hAnsi="Times New Roman"/>
          <w:sz w:val="24"/>
          <w:szCs w:val="24"/>
        </w:rPr>
      </w:pPr>
    </w:p>
    <w:p w:rsidR="0073466D" w:rsidRDefault="0073466D">
      <w:pPr>
        <w:ind w:leftChars="-300" w:left="-420" w:hangingChars="100" w:hanging="240"/>
        <w:jc w:val="both"/>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group id="Group 1033" o:spid="_x0000_s1034" style="width:514.1pt;height:204.15pt;mso-position-horizontal-relative:char;mso-position-vertical-relative:line" coordsize="12701,5436">
            <v:rect id="Rectangle 1028" o:spid="_x0000_s1035" style="position:absolute;width:12701;height:5436" o:preferrelative="t" filled="f" strokecolor="#36f">
              <v:stroke miterlimit="2"/>
            </v:rect>
            <v:rect id="Rectangle 1029" o:spid="_x0000_s1036" style="position:absolute;left:1177;top:1237;width:1928;height:232;rotation:90" o:preferrelative="t" fillcolor="#b0bfda" stroked="f"/>
            <v:roundrect id="Rounded Rectangle 1030" o:spid="_x0000_s1037" style="position:absolute;left:1618;top:3;width:2586;height:1551" arcsize="6554f" o:preferrelative="t" fillcolor="#036" strokecolor="white">
              <v:stroke miterlimit="2"/>
              <v:textbox inset="4.2pt,4.2pt,4.2pt,4.2pt">
                <w:txbxContent>
                  <w:p w:rsidR="0073466D" w:rsidRDefault="00C56BD9" w:rsidP="002671F4">
                    <w:pPr>
                      <w:spacing w:afterLines="35" w:line="216" w:lineRule="auto"/>
                      <w:jc w:val="center"/>
                      <w:rPr>
                        <w:kern w:val="24"/>
                        <w:sz w:val="28"/>
                        <w:szCs w:val="28"/>
                      </w:rPr>
                    </w:pPr>
                    <w:r>
                      <w:rPr>
                        <w:b/>
                        <w:bCs/>
                        <w:kern w:val="24"/>
                        <w:sz w:val="28"/>
                        <w:szCs w:val="28"/>
                      </w:rPr>
                      <w:t xml:space="preserve">1. List of3. merchants pending for </w:t>
                    </w:r>
                    <w:r>
                      <w:rPr>
                        <w:kern w:val="24"/>
                        <w:sz w:val="28"/>
                        <w:szCs w:val="28"/>
                      </w:rPr>
                      <w:t>review</w:t>
                    </w:r>
                  </w:p>
                </w:txbxContent>
              </v:textbox>
            </v:roundrect>
            <v:rect id="Rectangle 1031" o:spid="_x0000_s1038" style="position:absolute;left:1160;top:3159;width:1928;height:233;rotation:90" o:preferrelative="t" fillcolor="#b0bfda" stroked="f"/>
            <v:roundrect id="Rounded Rectangle 1032" o:spid="_x0000_s1039" style="position:absolute;left:1618;top:1942;width:2586;height:1552" arcsize="6554f" o:preferrelative="t" fillcolor="#036" strokecolor="white">
              <v:stroke miterlimit="2"/>
              <v:textbox inset="4.2pt,4.2pt,4.2pt,4.2pt">
                <w:txbxContent>
                  <w:p w:rsidR="0073466D" w:rsidRDefault="00C56BD9" w:rsidP="002671F4">
                    <w:pPr>
                      <w:spacing w:afterLines="35" w:line="216" w:lineRule="auto"/>
                      <w:jc w:val="center"/>
                      <w:rPr>
                        <w:b/>
                        <w:bCs/>
                        <w:kern w:val="24"/>
                        <w:sz w:val="28"/>
                        <w:szCs w:val="28"/>
                      </w:rPr>
                    </w:pPr>
                    <w:r>
                      <w:rPr>
                        <w:b/>
                        <w:bCs/>
                        <w:kern w:val="24"/>
                        <w:sz w:val="28"/>
                        <w:szCs w:val="28"/>
                      </w:rPr>
                      <w:t>2. Document Scanning</w:t>
                    </w:r>
                  </w:p>
                </w:txbxContent>
              </v:textbox>
            </v:roundrect>
            <v:rect id="Rectangle 1033" o:spid="_x0000_s1040" style="position:absolute;left:2147;top:4146;width:3427;height:233" o:preferrelative="t" fillcolor="#b0bfda" stroked="f"/>
            <v:roundrect id="Rounded Rectangle 1034" o:spid="_x0000_s1041" style="position:absolute;left:1618;top:3882;width:2586;height:1551" arcsize="6554f" o:preferrelative="t" fillcolor="#036" strokecolor="white">
              <v:stroke miterlimit="2"/>
              <v:textbox inset="2.49pt,4.2pt,2.49pt,4.2pt">
                <w:txbxContent>
                  <w:p w:rsidR="0073466D" w:rsidRDefault="00C56BD9" w:rsidP="002671F4">
                    <w:pPr>
                      <w:spacing w:afterLines="35" w:line="216" w:lineRule="auto"/>
                      <w:jc w:val="center"/>
                      <w:rPr>
                        <w:b/>
                        <w:bCs/>
                        <w:kern w:val="24"/>
                        <w:sz w:val="28"/>
                        <w:szCs w:val="28"/>
                      </w:rPr>
                    </w:pPr>
                    <w:r>
                      <w:rPr>
                        <w:b/>
                        <w:bCs/>
                        <w:kern w:val="24"/>
                        <w:sz w:val="28"/>
                        <w:szCs w:val="28"/>
                      </w:rPr>
                      <w:t>3. Data Entry</w:t>
                    </w:r>
                  </w:p>
                </w:txbxContent>
              </v:textbox>
            </v:roundrect>
            <v:rect id="Rectangle 1035" o:spid="_x0000_s1042" style="position:absolute;left:4599;top:3159;width:1928;height:233;rotation:270" o:preferrelative="t" fillcolor="#b0bfda" stroked="f"/>
            <v:roundrect id="Rounded Rectangle 1036" o:spid="_x0000_s1043" style="position:absolute;left:5057;top:3882;width:2586;height:1551" arcsize="6554f" o:preferrelative="t" fillcolor="#036" strokecolor="white">
              <v:stroke miterlimit="2"/>
              <v:textbox inset="4.2pt,4.2pt,4.2pt,4.2pt">
                <w:txbxContent>
                  <w:p w:rsidR="0073466D" w:rsidRDefault="00C56BD9" w:rsidP="002671F4">
                    <w:pPr>
                      <w:spacing w:afterLines="35" w:line="216" w:lineRule="auto"/>
                      <w:jc w:val="center"/>
                      <w:rPr>
                        <w:b/>
                        <w:bCs/>
                        <w:kern w:val="24"/>
                        <w:sz w:val="28"/>
                        <w:szCs w:val="28"/>
                      </w:rPr>
                    </w:pPr>
                    <w:r>
                      <w:rPr>
                        <w:b/>
                        <w:bCs/>
                        <w:kern w:val="24"/>
                        <w:sz w:val="28"/>
                        <w:szCs w:val="28"/>
                      </w:rPr>
                      <w:t>4. Send and Receive VisaNet and CardNet Request</w:t>
                    </w:r>
                  </w:p>
                </w:txbxContent>
              </v:textbox>
            </v:roundrect>
            <v:rect id="Rectangle 1037" o:spid="_x0000_s1044" style="position:absolute;left:4616;top:1237;width:1928;height:232;rotation:270" o:preferrelative="t" fillcolor="#b0bfda" stroked="f"/>
            <v:roundrect id="Rounded Rectangle 1038" o:spid="_x0000_s1045" style="position:absolute;left:5057;top:1942;width:2586;height:1552" arcsize="6554f" o:preferrelative="t" fillcolor="#036" strokecolor="white">
              <v:stroke miterlimit="2"/>
              <v:textbox inset="4.2pt,4.2pt,4.2pt,4.2pt">
                <w:txbxContent>
                  <w:p w:rsidR="0073466D" w:rsidRDefault="00C56BD9" w:rsidP="002671F4">
                    <w:pPr>
                      <w:spacing w:afterLines="35" w:line="216" w:lineRule="auto"/>
                      <w:jc w:val="center"/>
                      <w:rPr>
                        <w:b/>
                        <w:bCs/>
                        <w:kern w:val="24"/>
                        <w:sz w:val="28"/>
                        <w:szCs w:val="28"/>
                      </w:rPr>
                    </w:pPr>
                    <w:r>
                      <w:rPr>
                        <w:b/>
                        <w:bCs/>
                        <w:kern w:val="24"/>
                        <w:sz w:val="28"/>
                        <w:szCs w:val="28"/>
                      </w:rPr>
                      <w:t>5. Merchant Evaluation</w:t>
                    </w:r>
                  </w:p>
                </w:txbxContent>
              </v:textbox>
            </v:roundrect>
            <v:rect id="Rectangle 1039" o:spid="_x0000_s1046" style="position:absolute;left:5586;top:266;width:3441;height:232;rotation:359" o:preferrelative="t" fillcolor="#b0bfda" stroked="f"/>
            <v:roundrect id="Rounded Rectangle 1040" o:spid="_x0000_s1047" style="position:absolute;left:5057;top:3;width:2586;height:1551" arcsize="6554f" o:preferrelative="t" fillcolor="#036" strokecolor="white">
              <v:stroke miterlimit="2"/>
              <v:textbox inset="4.2pt,4.2pt,4.2pt,4.2pt">
                <w:txbxContent>
                  <w:p w:rsidR="0073466D" w:rsidRDefault="00C56BD9" w:rsidP="002671F4">
                    <w:pPr>
                      <w:spacing w:afterLines="35" w:line="216" w:lineRule="auto"/>
                      <w:jc w:val="center"/>
                      <w:rPr>
                        <w:b/>
                        <w:bCs/>
                        <w:kern w:val="24"/>
                        <w:sz w:val="28"/>
                        <w:szCs w:val="28"/>
                      </w:rPr>
                    </w:pPr>
                    <w:r>
                      <w:rPr>
                        <w:b/>
                        <w:bCs/>
                        <w:kern w:val="24"/>
                        <w:sz w:val="28"/>
                        <w:szCs w:val="28"/>
                      </w:rPr>
                      <w:t>6. Offer Creation</w:t>
                    </w:r>
                  </w:p>
                </w:txbxContent>
              </v:textbox>
            </v:roundrect>
            <v:rect id="Rectangle 1041" o:spid="_x0000_s1048" style="position:absolute;left:8044;top:1218;width:1930;height:233;rotation:90" o:preferrelative="t" fillcolor="#b0bfda" stroked="f"/>
            <v:roundrect id="Rounded Rectangle 1042" o:spid="_x0000_s1049" style="position:absolute;left:8510;width:2586;height:1552" arcsize="6554f" o:preferrelative="t" fillcolor="#036" strokecolor="white">
              <v:stroke miterlimit="2"/>
              <v:textbox inset="4.2pt,4.2pt,4.2pt,4.2pt">
                <w:txbxContent>
                  <w:p w:rsidR="0073466D" w:rsidRDefault="00C56BD9" w:rsidP="002671F4">
                    <w:pPr>
                      <w:spacing w:afterLines="35" w:line="216" w:lineRule="auto"/>
                      <w:jc w:val="center"/>
                      <w:rPr>
                        <w:b/>
                        <w:bCs/>
                        <w:kern w:val="24"/>
                        <w:sz w:val="28"/>
                        <w:szCs w:val="28"/>
                      </w:rPr>
                    </w:pPr>
                    <w:r>
                      <w:rPr>
                        <w:b/>
                        <w:bCs/>
                        <w:kern w:val="24"/>
                        <w:sz w:val="28"/>
                        <w:szCs w:val="28"/>
                      </w:rPr>
                      <w:t>7. Offers Pending for Acceptance</w:t>
                    </w:r>
                  </w:p>
                </w:txbxContent>
              </v:textbox>
            </v:roundrect>
            <v:roundrect id="Rounded Rectangle 1043" o:spid="_x0000_s1050" style="position:absolute;left:8497;top:1942;width:2586;height:1552" arcsize="6554f" o:preferrelative="t" fillcolor="#036" strokecolor="white">
              <v:stroke miterlimit="2"/>
              <v:textbox inset="4.2pt,4.2pt,4.2pt,4.2pt">
                <w:txbxContent>
                  <w:p w:rsidR="0073466D" w:rsidRDefault="00C56BD9" w:rsidP="002671F4">
                    <w:pPr>
                      <w:spacing w:afterLines="35" w:line="216" w:lineRule="auto"/>
                      <w:jc w:val="center"/>
                      <w:rPr>
                        <w:b/>
                        <w:bCs/>
                        <w:kern w:val="24"/>
                        <w:sz w:val="28"/>
                        <w:szCs w:val="28"/>
                      </w:rPr>
                    </w:pPr>
                    <w:r>
                      <w:rPr>
                        <w:b/>
                        <w:bCs/>
                        <w:kern w:val="24"/>
                        <w:sz w:val="28"/>
                        <w:szCs w:val="28"/>
                      </w:rPr>
                      <w:t xml:space="preserve">8. Offer </w:t>
                    </w:r>
                    <w:r>
                      <w:rPr>
                        <w:b/>
                        <w:bCs/>
                        <w:kern w:val="24"/>
                        <w:sz w:val="28"/>
                        <w:szCs w:val="28"/>
                      </w:rPr>
                      <w:t>Acceptance</w:t>
                    </w:r>
                  </w:p>
                </w:txbxContent>
              </v:textbox>
            </v:roundrect>
            <w10:anchorlock/>
          </v:group>
        </w:pict>
      </w:r>
    </w:p>
    <w:p w:rsidR="0073466D" w:rsidRDefault="00C56BD9">
      <w:pPr>
        <w:rPr>
          <w:rFonts w:ascii="Times New Roman" w:hAnsi="Times New Roman"/>
          <w:b/>
          <w:bCs/>
          <w:sz w:val="24"/>
          <w:szCs w:val="24"/>
        </w:rPr>
      </w:pPr>
      <w:bookmarkStart w:id="241" w:name="_Toc5941"/>
      <w:bookmarkStart w:id="242" w:name="_Toc14984"/>
      <w:bookmarkStart w:id="243" w:name="_Toc25423"/>
      <w:r>
        <w:rPr>
          <w:rFonts w:ascii="Times New Roman" w:hAnsi="Times New Roman"/>
          <w:b/>
          <w:bCs/>
          <w:sz w:val="24"/>
          <w:szCs w:val="24"/>
        </w:rPr>
        <w:t xml:space="preserve">*Note: </w:t>
      </w:r>
    </w:p>
    <w:p w:rsidR="0073466D" w:rsidRDefault="00C56BD9">
      <w:pPr>
        <w:jc w:val="both"/>
        <w:rPr>
          <w:rFonts w:ascii="Times New Roman" w:hAnsi="Times New Roman"/>
          <w:sz w:val="24"/>
          <w:szCs w:val="24"/>
        </w:rPr>
      </w:pPr>
      <w:r>
        <w:rPr>
          <w:rFonts w:ascii="Times New Roman" w:hAnsi="Times New Roman"/>
          <w:sz w:val="24"/>
          <w:szCs w:val="24"/>
        </w:rPr>
        <w:t>Actions: There will be four buttons in each screen:</w:t>
      </w:r>
    </w:p>
    <w:p w:rsidR="0073466D" w:rsidRDefault="00C56BD9">
      <w:pPr>
        <w:numPr>
          <w:ilvl w:val="1"/>
          <w:numId w:val="3"/>
        </w:numPr>
        <w:jc w:val="both"/>
        <w:rPr>
          <w:rFonts w:ascii="Times New Roman" w:hAnsi="Times New Roman"/>
          <w:sz w:val="24"/>
          <w:szCs w:val="24"/>
        </w:rPr>
      </w:pPr>
      <w:r>
        <w:rPr>
          <w:rFonts w:ascii="Times New Roman" w:hAnsi="Times New Roman"/>
          <w:sz w:val="24"/>
          <w:szCs w:val="24"/>
        </w:rPr>
        <w:t>Complete - Complete the current step.</w:t>
      </w:r>
    </w:p>
    <w:p w:rsidR="0073466D" w:rsidRDefault="00C56BD9">
      <w:pPr>
        <w:numPr>
          <w:ilvl w:val="1"/>
          <w:numId w:val="3"/>
        </w:numPr>
        <w:jc w:val="both"/>
        <w:rPr>
          <w:rFonts w:ascii="Times New Roman" w:hAnsi="Times New Roman"/>
          <w:sz w:val="24"/>
          <w:szCs w:val="24"/>
        </w:rPr>
      </w:pPr>
      <w:r>
        <w:rPr>
          <w:rFonts w:ascii="Times New Roman" w:hAnsi="Times New Roman"/>
          <w:sz w:val="24"/>
          <w:szCs w:val="24"/>
        </w:rPr>
        <w:t>Save - Save data but current step is not completed.</w:t>
      </w:r>
    </w:p>
    <w:p w:rsidR="0073466D" w:rsidRDefault="00C56BD9">
      <w:pPr>
        <w:numPr>
          <w:ilvl w:val="1"/>
          <w:numId w:val="3"/>
        </w:numPr>
        <w:jc w:val="both"/>
        <w:rPr>
          <w:rFonts w:ascii="Times New Roman" w:hAnsi="Times New Roman"/>
          <w:sz w:val="24"/>
          <w:szCs w:val="24"/>
        </w:rPr>
      </w:pPr>
      <w:r>
        <w:rPr>
          <w:rFonts w:ascii="Times New Roman" w:hAnsi="Times New Roman"/>
          <w:sz w:val="24"/>
          <w:szCs w:val="24"/>
        </w:rPr>
        <w:t xml:space="preserve">Kick Back - Go to a previous </w:t>
      </w:r>
      <w:r>
        <w:rPr>
          <w:rFonts w:ascii="Times New Roman" w:hAnsi="Times New Roman"/>
          <w:sz w:val="24"/>
          <w:szCs w:val="24"/>
        </w:rPr>
        <w:t>step in work flow. All the information should be filled in with the old information, but if the user edits it, it will use the new information. Usually to the person that completed the work flow tasks, but it should also let us choose among the available u</w:t>
      </w:r>
      <w:r>
        <w:rPr>
          <w:rFonts w:ascii="Times New Roman" w:hAnsi="Times New Roman"/>
          <w:sz w:val="24"/>
          <w:szCs w:val="24"/>
        </w:rPr>
        <w:t>sers when we choose to kickback.</w:t>
      </w:r>
    </w:p>
    <w:p w:rsidR="0073466D" w:rsidRDefault="00C56BD9">
      <w:pPr>
        <w:numPr>
          <w:ilvl w:val="1"/>
          <w:numId w:val="3"/>
        </w:numPr>
        <w:jc w:val="both"/>
        <w:rPr>
          <w:rFonts w:ascii="Times New Roman" w:hAnsi="Times New Roman"/>
          <w:sz w:val="24"/>
          <w:szCs w:val="24"/>
        </w:rPr>
      </w:pPr>
      <w:r>
        <w:rPr>
          <w:rFonts w:ascii="Times New Roman" w:hAnsi="Times New Roman"/>
          <w:sz w:val="24"/>
          <w:szCs w:val="24"/>
        </w:rPr>
        <w:t>Decline - Decline contract.</w:t>
      </w:r>
    </w:p>
    <w:p w:rsidR="0073466D" w:rsidRDefault="00C56BD9">
      <w:pPr>
        <w:numPr>
          <w:ilvl w:val="1"/>
          <w:numId w:val="3"/>
        </w:numPr>
        <w:jc w:val="both"/>
        <w:rPr>
          <w:del w:id="244" w:author="sramirez" w:date="2014-07-16T09:32:00Z"/>
          <w:rFonts w:ascii="Times New Roman" w:hAnsi="Times New Roman"/>
          <w:sz w:val="24"/>
          <w:szCs w:val="24"/>
        </w:rPr>
      </w:pPr>
      <w:del w:id="245" w:author="sramirez" w:date="2014-07-16T09:32:00Z">
        <w:r>
          <w:rPr>
            <w:rFonts w:ascii="Times New Roman" w:hAnsi="Times New Roman"/>
            <w:sz w:val="24"/>
            <w:szCs w:val="24"/>
          </w:rPr>
          <w:delText xml:space="preserve">Skip step - Skip current step. Only for authorized user. To overrule the need to complete a certain step. We would just ignore the skipped step, but this cannot be used by every user, only admin </w:delText>
        </w:r>
        <w:r>
          <w:rPr>
            <w:rFonts w:ascii="Times New Roman" w:hAnsi="Times New Roman"/>
            <w:sz w:val="24"/>
            <w:szCs w:val="24"/>
          </w:rPr>
          <w:delText>or specific users that have this button can use it, also there should be a log of all the skipped tasks.</w:delText>
        </w:r>
      </w:del>
      <w:commentRangeEnd w:id="0"/>
      <w:r>
        <w:rPr>
          <w:rStyle w:val="Refdecomentario"/>
          <w:rFonts w:ascii="Times New Roman" w:hAnsi="Times New Roman"/>
          <w:sz w:val="24"/>
          <w:szCs w:val="24"/>
        </w:rPr>
        <w:commentReference w:id="0"/>
      </w:r>
    </w:p>
    <w:p w:rsidR="0073466D" w:rsidRDefault="00C56BD9">
      <w:pPr>
        <w:numPr>
          <w:ilvl w:val="0"/>
          <w:numId w:val="3"/>
        </w:numPr>
        <w:jc w:val="both"/>
        <w:rPr>
          <w:rFonts w:ascii="Times New Roman" w:hAnsi="Times New Roman"/>
          <w:sz w:val="24"/>
          <w:szCs w:val="24"/>
        </w:rPr>
      </w:pPr>
      <w:r>
        <w:rPr>
          <w:rFonts w:ascii="Times New Roman" w:hAnsi="Times New Roman"/>
          <w:sz w:val="24"/>
          <w:szCs w:val="24"/>
        </w:rPr>
        <w:t xml:space="preserve">Work flow application will create a task for each step. These task will be assigned to users. </w:t>
      </w:r>
    </w:p>
    <w:p w:rsidR="0073466D" w:rsidRDefault="00C56BD9">
      <w:pPr>
        <w:numPr>
          <w:ilvl w:val="1"/>
          <w:numId w:val="3"/>
        </w:numPr>
        <w:jc w:val="both"/>
        <w:rPr>
          <w:rFonts w:ascii="Times New Roman" w:hAnsi="Times New Roman"/>
          <w:sz w:val="24"/>
          <w:szCs w:val="24"/>
        </w:rPr>
      </w:pPr>
      <w:r>
        <w:rPr>
          <w:rFonts w:ascii="Times New Roman" w:hAnsi="Times New Roman"/>
          <w:sz w:val="24"/>
          <w:szCs w:val="24"/>
        </w:rPr>
        <w:t>Tasks will have following status:</w:t>
      </w:r>
    </w:p>
    <w:p w:rsidR="0073466D" w:rsidRDefault="00C56BD9">
      <w:pPr>
        <w:numPr>
          <w:ilvl w:val="2"/>
          <w:numId w:val="3"/>
        </w:numPr>
        <w:jc w:val="both"/>
        <w:rPr>
          <w:rFonts w:ascii="Times New Roman" w:hAnsi="Times New Roman"/>
          <w:sz w:val="24"/>
          <w:szCs w:val="24"/>
        </w:rPr>
      </w:pPr>
      <w:r>
        <w:rPr>
          <w:rFonts w:ascii="Times New Roman" w:hAnsi="Times New Roman"/>
          <w:sz w:val="24"/>
          <w:szCs w:val="24"/>
        </w:rPr>
        <w:t>Completed</w:t>
      </w:r>
    </w:p>
    <w:p w:rsidR="0073466D" w:rsidRDefault="00C56BD9">
      <w:pPr>
        <w:numPr>
          <w:ilvl w:val="2"/>
          <w:numId w:val="3"/>
        </w:numPr>
        <w:jc w:val="both"/>
        <w:rPr>
          <w:rFonts w:ascii="Times New Roman" w:hAnsi="Times New Roman"/>
          <w:sz w:val="24"/>
          <w:szCs w:val="24"/>
        </w:rPr>
      </w:pPr>
      <w:r>
        <w:rPr>
          <w:rFonts w:ascii="Times New Roman" w:hAnsi="Times New Roman"/>
          <w:sz w:val="24"/>
          <w:szCs w:val="24"/>
        </w:rPr>
        <w:t>Pending</w:t>
      </w:r>
    </w:p>
    <w:p w:rsidR="0073466D" w:rsidRDefault="00C56BD9">
      <w:pPr>
        <w:numPr>
          <w:ilvl w:val="2"/>
          <w:numId w:val="3"/>
        </w:numPr>
        <w:jc w:val="both"/>
        <w:rPr>
          <w:rFonts w:ascii="Times New Roman" w:hAnsi="Times New Roman"/>
          <w:sz w:val="24"/>
          <w:szCs w:val="24"/>
        </w:rPr>
      </w:pPr>
      <w:r>
        <w:rPr>
          <w:rFonts w:ascii="Times New Roman" w:hAnsi="Times New Roman"/>
          <w:sz w:val="24"/>
          <w:szCs w:val="24"/>
        </w:rPr>
        <w:t>Pending CC Volumes</w:t>
      </w:r>
    </w:p>
    <w:p w:rsidR="0073466D" w:rsidRDefault="00C56BD9">
      <w:pPr>
        <w:numPr>
          <w:ilvl w:val="1"/>
          <w:numId w:val="3"/>
        </w:numPr>
        <w:jc w:val="both"/>
        <w:rPr>
          <w:rFonts w:ascii="Times New Roman" w:hAnsi="Times New Roman"/>
          <w:sz w:val="24"/>
          <w:szCs w:val="24"/>
        </w:rPr>
      </w:pPr>
      <w:r>
        <w:rPr>
          <w:rFonts w:ascii="Times New Roman" w:hAnsi="Times New Roman"/>
          <w:sz w:val="24"/>
          <w:szCs w:val="24"/>
        </w:rPr>
        <w:t xml:space="preserve">All tasks should be completed to assign the next one, the only tasks that appear together </w:t>
      </w:r>
      <w:r>
        <w:rPr>
          <w:rFonts w:ascii="Times New Roman" w:hAnsi="Times New Roman"/>
          <w:sz w:val="24"/>
          <w:szCs w:val="24"/>
        </w:rPr>
        <w:lastRenderedPageBreak/>
        <w:t>are the 4 verification tasks in the contract work f low and the need to be completed before the review task is assigned.</w:t>
      </w:r>
    </w:p>
    <w:p w:rsidR="0073466D" w:rsidRDefault="00C56BD9">
      <w:pPr>
        <w:numPr>
          <w:ilvl w:val="1"/>
          <w:numId w:val="3"/>
        </w:numPr>
        <w:jc w:val="both"/>
        <w:rPr>
          <w:rFonts w:ascii="Times New Roman" w:hAnsi="Times New Roman"/>
          <w:sz w:val="24"/>
          <w:szCs w:val="24"/>
        </w:rPr>
      </w:pPr>
      <w:r>
        <w:rPr>
          <w:rFonts w:ascii="Times New Roman" w:hAnsi="Times New Roman"/>
          <w:sz w:val="24"/>
          <w:szCs w:val="24"/>
        </w:rPr>
        <w:t>the assignment will be don</w:t>
      </w:r>
      <w:r>
        <w:rPr>
          <w:rFonts w:ascii="Times New Roman" w:hAnsi="Times New Roman"/>
          <w:sz w:val="24"/>
          <w:szCs w:val="24"/>
        </w:rPr>
        <w:t>e like the original assignment. Randomly among all the users that have permission to work the task.</w:t>
      </w:r>
    </w:p>
    <w:p w:rsidR="0073466D" w:rsidRDefault="00C56BD9">
      <w:pPr>
        <w:numPr>
          <w:ilvl w:val="0"/>
          <w:numId w:val="3"/>
        </w:numPr>
        <w:jc w:val="both"/>
        <w:rPr>
          <w:rFonts w:ascii="Times New Roman" w:hAnsi="Times New Roman"/>
          <w:sz w:val="24"/>
          <w:szCs w:val="24"/>
        </w:rPr>
      </w:pPr>
      <w:r>
        <w:rPr>
          <w:rFonts w:ascii="Times New Roman" w:hAnsi="Times New Roman"/>
          <w:sz w:val="24"/>
          <w:szCs w:val="24"/>
        </w:rPr>
        <w:t>Roles cannot be changed unless all tasks are completed or reassigned to another user.</w:t>
      </w:r>
    </w:p>
    <w:p w:rsidR="0073466D" w:rsidRDefault="00C56BD9">
      <w:pPr>
        <w:numPr>
          <w:ilvl w:val="0"/>
          <w:numId w:val="3"/>
        </w:numPr>
        <w:jc w:val="both"/>
        <w:rPr>
          <w:rFonts w:ascii="Times New Roman" w:hAnsi="Times New Roman"/>
          <w:sz w:val="24"/>
          <w:szCs w:val="24"/>
        </w:rPr>
      </w:pPr>
      <w:r>
        <w:rPr>
          <w:rFonts w:ascii="Times New Roman" w:hAnsi="Times New Roman"/>
          <w:sz w:val="24"/>
          <w:szCs w:val="24"/>
        </w:rPr>
        <w:t>User with permission we could let a certain Role see the tasks for ano</w:t>
      </w:r>
      <w:r>
        <w:rPr>
          <w:rFonts w:ascii="Times New Roman" w:hAnsi="Times New Roman"/>
          <w:sz w:val="24"/>
          <w:szCs w:val="24"/>
        </w:rPr>
        <w:t>ther Role and assign viewing or editing rights for these tasks</w:t>
      </w:r>
    </w:p>
    <w:p w:rsidR="0073466D" w:rsidRDefault="00C56BD9">
      <w:pPr>
        <w:pStyle w:val="Ttulo3"/>
        <w:jc w:val="both"/>
        <w:rPr>
          <w:rFonts w:ascii="Times New Roman" w:hAnsi="Times New Roman"/>
          <w:sz w:val="24"/>
          <w:szCs w:val="24"/>
        </w:rPr>
      </w:pPr>
      <w:bookmarkStart w:id="246" w:name="_Toc31198"/>
      <w:r>
        <w:rPr>
          <w:rFonts w:ascii="Times New Roman" w:hAnsi="Times New Roman"/>
          <w:sz w:val="24"/>
          <w:szCs w:val="24"/>
        </w:rPr>
        <w:t>2.1.2.1.1 List of Merchants Pending for Review</w:t>
      </w:r>
      <w:bookmarkEnd w:id="241"/>
      <w:bookmarkEnd w:id="242"/>
      <w:bookmarkEnd w:id="243"/>
      <w:bookmarkEnd w:id="246"/>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Sales reps enter information about leads into SalesForce.com. Sales Reps convert lead into a potential merchant after he signs form in SalesForce</w:t>
      </w:r>
      <w:r>
        <w:rPr>
          <w:rFonts w:ascii="Times New Roman" w:hAnsi="Times New Roman"/>
          <w:sz w:val="24"/>
          <w:szCs w:val="24"/>
        </w:rPr>
        <w:t>.com. Only leads converted into potential merchant will be evaluated in new system</w:t>
      </w:r>
    </w:p>
    <w:p w:rsidR="0073466D" w:rsidRDefault="0073466D">
      <w:pPr>
        <w:jc w:val="both"/>
        <w:rPr>
          <w:rFonts w:ascii="Times New Roman" w:hAnsi="Times New Roman"/>
          <w:sz w:val="24"/>
          <w:szCs w:val="24"/>
        </w:rPr>
      </w:pPr>
    </w:p>
    <w:p w:rsidR="0073466D" w:rsidRDefault="00C56BD9">
      <w:pPr>
        <w:ind w:firstLine="420"/>
        <w:jc w:val="both"/>
        <w:rPr>
          <w:rFonts w:ascii="Times New Roman" w:hAnsi="Times New Roman"/>
          <w:sz w:val="24"/>
          <w:szCs w:val="24"/>
        </w:rPr>
      </w:pPr>
      <w:r>
        <w:rPr>
          <w:rFonts w:ascii="Times New Roman" w:hAnsi="Times New Roman"/>
          <w:sz w:val="24"/>
          <w:szCs w:val="24"/>
        </w:rPr>
        <w:t xml:space="preserve">The first step will be to check for merchants pending for review. The way it should work is once a Sales Representative creates a merchant in SalesForce (clients that fill </w:t>
      </w:r>
      <w:r>
        <w:rPr>
          <w:rFonts w:ascii="Times New Roman" w:hAnsi="Times New Roman"/>
          <w:sz w:val="24"/>
          <w:szCs w:val="24"/>
        </w:rPr>
        <w:t>our form, not leads) and the feeding from SalesForce to the new system occurs, we should see a list of the created Merchants that have not been reviewed. Then we select one of those Merchants and start the review process. Once this process starts, the syst</w:t>
      </w:r>
      <w:r>
        <w:rPr>
          <w:rFonts w:ascii="Times New Roman" w:hAnsi="Times New Roman"/>
          <w:sz w:val="24"/>
          <w:szCs w:val="24"/>
        </w:rPr>
        <w:t>em should assign an ID number to the new merchant. For example, the first merchant will be ID 1, the second ID 2, and so on, unless the Merchant is being recreated for reevaluation purposes, in which case it will keep the ID that was assigned to it the fir</w:t>
      </w:r>
      <w:r>
        <w:rPr>
          <w:rFonts w:ascii="Times New Roman" w:hAnsi="Times New Roman"/>
          <w:sz w:val="24"/>
          <w:szCs w:val="24"/>
        </w:rPr>
        <w:t>st time it was created.</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Here are few important checks for merchant creation:</w:t>
      </w:r>
    </w:p>
    <w:p w:rsidR="0073466D" w:rsidRDefault="00C56BD9">
      <w:pPr>
        <w:numPr>
          <w:ilvl w:val="0"/>
          <w:numId w:val="4"/>
        </w:numPr>
        <w:jc w:val="both"/>
        <w:rPr>
          <w:rFonts w:ascii="Times New Roman" w:hAnsi="Times New Roman"/>
          <w:sz w:val="24"/>
          <w:szCs w:val="24"/>
        </w:rPr>
      </w:pPr>
      <w:r>
        <w:rPr>
          <w:rFonts w:ascii="Times New Roman" w:hAnsi="Times New Roman"/>
          <w:sz w:val="24"/>
          <w:szCs w:val="24"/>
        </w:rPr>
        <w:t xml:space="preserve">Before adding a new merchant in system user need to check if merchant already exists in system. </w:t>
      </w:r>
    </w:p>
    <w:p w:rsidR="0073466D" w:rsidRDefault="00C56BD9">
      <w:pPr>
        <w:numPr>
          <w:ilvl w:val="0"/>
          <w:numId w:val="4"/>
        </w:numPr>
        <w:jc w:val="both"/>
        <w:rPr>
          <w:rFonts w:ascii="Times New Roman" w:hAnsi="Times New Roman"/>
          <w:sz w:val="24"/>
          <w:szCs w:val="24"/>
        </w:rPr>
      </w:pPr>
      <w:r>
        <w:rPr>
          <w:rFonts w:ascii="Times New Roman" w:hAnsi="Times New Roman"/>
          <w:sz w:val="24"/>
          <w:szCs w:val="24"/>
        </w:rPr>
        <w:t>Existing record search can be done by RNC, Merchant Name, Processor Affiliate Num</w:t>
      </w:r>
      <w:r>
        <w:rPr>
          <w:rFonts w:ascii="Times New Roman" w:hAnsi="Times New Roman"/>
          <w:sz w:val="24"/>
          <w:szCs w:val="24"/>
        </w:rPr>
        <w:t xml:space="preserve">ber, Owner Id Number or Owner last name. If no record were found a pop-up could come up that asks "would you like to create a new merchant" when yes, the required information to add this merchant to the queue would be Merchant Name and Sales Rep. Then all </w:t>
      </w:r>
      <w:r>
        <w:rPr>
          <w:rFonts w:ascii="Times New Roman" w:hAnsi="Times New Roman"/>
          <w:sz w:val="24"/>
          <w:szCs w:val="24"/>
        </w:rPr>
        <w:t>the other information will be filled manually in the Data Entry.</w:t>
      </w:r>
    </w:p>
    <w:p w:rsidR="0073466D" w:rsidRDefault="00C56BD9">
      <w:pPr>
        <w:numPr>
          <w:ilvl w:val="0"/>
          <w:numId w:val="4"/>
        </w:numPr>
        <w:jc w:val="both"/>
        <w:rPr>
          <w:rFonts w:ascii="Times New Roman" w:hAnsi="Times New Roman"/>
          <w:sz w:val="24"/>
          <w:szCs w:val="24"/>
        </w:rPr>
      </w:pPr>
      <w:r>
        <w:rPr>
          <w:rFonts w:ascii="Times New Roman" w:hAnsi="Times New Roman"/>
          <w:sz w:val="24"/>
          <w:szCs w:val="24"/>
        </w:rPr>
        <w:t>We also need the option to do this step manually. That is by manually adding a Merchant to the list, and every field that requires information from SalesForce will be filled manually. Check f</w:t>
      </w:r>
      <w:r>
        <w:rPr>
          <w:rFonts w:ascii="Times New Roman" w:hAnsi="Times New Roman"/>
          <w:sz w:val="24"/>
          <w:szCs w:val="24"/>
        </w:rPr>
        <w:t>or existing record will still be performed on merchant details being entered manually.</w:t>
      </w:r>
    </w:p>
    <w:p w:rsidR="0073466D" w:rsidRDefault="00C56BD9">
      <w:pPr>
        <w:numPr>
          <w:ilvl w:val="0"/>
          <w:numId w:val="4"/>
        </w:numPr>
        <w:jc w:val="both"/>
        <w:rPr>
          <w:rFonts w:ascii="Times New Roman" w:hAnsi="Times New Roman"/>
          <w:sz w:val="24"/>
          <w:szCs w:val="24"/>
        </w:rPr>
      </w:pPr>
      <w:r>
        <w:rPr>
          <w:rFonts w:ascii="Times New Roman" w:hAnsi="Times New Roman"/>
          <w:sz w:val="24"/>
          <w:szCs w:val="24"/>
        </w:rPr>
        <w:lastRenderedPageBreak/>
        <w:t xml:space="preserve">The merchant will be linked to same SalesRep who converted lead to Merchant in SalesForce.Sales Rep can be changed during the data entry process, but it could be change </w:t>
      </w:r>
      <w:r>
        <w:rPr>
          <w:rFonts w:ascii="Times New Roman" w:hAnsi="Times New Roman"/>
          <w:sz w:val="24"/>
          <w:szCs w:val="24"/>
        </w:rPr>
        <w:t>after the merchant is created. Sales Rep of a merchant cannot be changed after funding. Anyone can change it if they have these privileges.</w:t>
      </w:r>
    </w:p>
    <w:p w:rsidR="0073466D" w:rsidRDefault="00C56BD9">
      <w:pPr>
        <w:numPr>
          <w:ilvl w:val="0"/>
          <w:numId w:val="4"/>
        </w:numPr>
        <w:jc w:val="both"/>
        <w:rPr>
          <w:rFonts w:ascii="Times New Roman" w:hAnsi="Times New Roman"/>
          <w:sz w:val="24"/>
          <w:szCs w:val="24"/>
        </w:rPr>
      </w:pPr>
      <w:r>
        <w:rPr>
          <w:rFonts w:ascii="Times New Roman" w:hAnsi="Times New Roman"/>
          <w:sz w:val="24"/>
          <w:szCs w:val="24"/>
        </w:rPr>
        <w:t>There should be privilege to add two sales reps to a merchant. Both the sales reps should be able to work on same me</w:t>
      </w:r>
      <w:r>
        <w:rPr>
          <w:rFonts w:ascii="Times New Roman" w:hAnsi="Times New Roman"/>
          <w:sz w:val="24"/>
          <w:szCs w:val="24"/>
        </w:rPr>
        <w:t>rchant/contract. Sales Reps can be divided as “Primary” and “Secondary”. Categorization of sales re will affect splitting their commissions.</w:t>
      </w:r>
    </w:p>
    <w:p w:rsidR="0073466D" w:rsidRDefault="00C56BD9">
      <w:pPr>
        <w:numPr>
          <w:ilvl w:val="0"/>
          <w:numId w:val="4"/>
        </w:numPr>
        <w:jc w:val="both"/>
        <w:rPr>
          <w:rFonts w:ascii="Times New Roman" w:hAnsi="Times New Roman"/>
          <w:sz w:val="24"/>
          <w:szCs w:val="24"/>
        </w:rPr>
      </w:pPr>
      <w:r>
        <w:rPr>
          <w:rFonts w:ascii="Times New Roman" w:hAnsi="Times New Roman"/>
          <w:sz w:val="24"/>
          <w:szCs w:val="24"/>
        </w:rPr>
        <w:t>Sales Rep will not affect merchant scoring or funding process.</w:t>
      </w:r>
    </w:p>
    <w:p w:rsidR="0073466D" w:rsidRDefault="00C56BD9">
      <w:pPr>
        <w:numPr>
          <w:ilvl w:val="0"/>
          <w:numId w:val="4"/>
        </w:numPr>
        <w:jc w:val="both"/>
        <w:rPr>
          <w:rFonts w:ascii="Times New Roman" w:hAnsi="Times New Roman"/>
          <w:sz w:val="24"/>
          <w:szCs w:val="24"/>
        </w:rPr>
      </w:pPr>
      <w:r>
        <w:rPr>
          <w:rFonts w:ascii="Times New Roman" w:hAnsi="Times New Roman"/>
          <w:sz w:val="24"/>
          <w:szCs w:val="24"/>
        </w:rPr>
        <w:t>Once merchant is created system will assign an ID to</w:t>
      </w:r>
      <w:r>
        <w:rPr>
          <w:rFonts w:ascii="Times New Roman" w:hAnsi="Times New Roman"/>
          <w:sz w:val="24"/>
          <w:szCs w:val="24"/>
        </w:rPr>
        <w:t xml:space="preserve"> merchant. If merchant already exists his ID will be used for reference. The new or existing Merchant ID will be updated in SalesForce.com.</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b/>
          <w:bCs/>
          <w:sz w:val="24"/>
          <w:szCs w:val="24"/>
        </w:rPr>
        <w:t xml:space="preserve">*Note: </w:t>
      </w:r>
      <w:r>
        <w:rPr>
          <w:rFonts w:ascii="Times New Roman" w:hAnsi="Times New Roman"/>
          <w:sz w:val="24"/>
          <w:szCs w:val="24"/>
        </w:rPr>
        <w:t>All users can add notes for merchant in new system.</w:t>
      </w:r>
    </w:p>
    <w:p w:rsidR="0073466D" w:rsidRDefault="00C56BD9">
      <w:pPr>
        <w:pStyle w:val="Ttulo3"/>
        <w:jc w:val="both"/>
        <w:rPr>
          <w:rFonts w:ascii="Times New Roman" w:hAnsi="Times New Roman"/>
          <w:sz w:val="24"/>
          <w:szCs w:val="24"/>
        </w:rPr>
      </w:pPr>
      <w:bookmarkStart w:id="247" w:name="_Toc2800"/>
      <w:bookmarkStart w:id="248" w:name="_Toc799"/>
      <w:bookmarkStart w:id="249" w:name="_Toc25957"/>
      <w:bookmarkStart w:id="250" w:name="_Toc24662"/>
      <w:r>
        <w:rPr>
          <w:rFonts w:ascii="Times New Roman" w:hAnsi="Times New Roman"/>
          <w:sz w:val="24"/>
          <w:szCs w:val="24"/>
        </w:rPr>
        <w:t>2.1.2.1.2 Document Scanning</w:t>
      </w:r>
      <w:bookmarkEnd w:id="247"/>
      <w:bookmarkEnd w:id="248"/>
      <w:bookmarkEnd w:id="249"/>
      <w:bookmarkEnd w:id="250"/>
    </w:p>
    <w:p w:rsidR="0073466D" w:rsidRDefault="00C56BD9">
      <w:pPr>
        <w:jc w:val="both"/>
        <w:rPr>
          <w:rFonts w:ascii="Times New Roman" w:hAnsi="Times New Roman"/>
          <w:sz w:val="24"/>
          <w:szCs w:val="24"/>
        </w:rPr>
      </w:pPr>
      <w:r>
        <w:rPr>
          <w:rFonts w:ascii="Times New Roman" w:hAnsi="Times New Roman"/>
          <w:sz w:val="24"/>
          <w:szCs w:val="24"/>
        </w:rPr>
        <w:t>The second step is the Docum</w:t>
      </w:r>
      <w:r>
        <w:rPr>
          <w:rFonts w:ascii="Times New Roman" w:hAnsi="Times New Roman"/>
          <w:sz w:val="24"/>
          <w:szCs w:val="24"/>
        </w:rPr>
        <w:t>ent Scanning, here we should be able to scan any document we have, but the only required document will be the Application Form, which we should be able to upload in PDF or any image format (it should allow us to scan PDFs, docs, xlsx, and any image file):</w:t>
      </w:r>
    </w:p>
    <w:p w:rsidR="0073466D" w:rsidRDefault="00C56BD9">
      <w:pPr>
        <w:jc w:val="both"/>
        <w:rPr>
          <w:rFonts w:ascii="Times New Roman" w:hAnsi="Times New Roman"/>
          <w:sz w:val="24"/>
          <w:szCs w:val="24"/>
        </w:rPr>
      </w:pPr>
      <w:r>
        <w:rPr>
          <w:rFonts w:ascii="Times New Roman" w:hAnsi="Times New Roman"/>
          <w:sz w:val="24"/>
          <w:szCs w:val="24"/>
        </w:rPr>
        <w:t>Our current Doc Scan screen looks like this (my notes in red):</w:t>
      </w:r>
    </w:p>
    <w:p w:rsidR="0073466D" w:rsidRDefault="0073466D">
      <w:pPr>
        <w:pStyle w:val="ListParagraph1"/>
        <w:jc w:val="both"/>
        <w:rPr>
          <w:rFonts w:ascii="Times New Roman" w:hAnsi="Times New Roman"/>
          <w:sz w:val="24"/>
          <w:szCs w:val="24"/>
        </w:rPr>
      </w:pPr>
    </w:p>
    <w:p w:rsidR="0073466D" w:rsidRDefault="002671F4">
      <w:pPr>
        <w:pStyle w:val="ListParagraph1"/>
        <w:jc w:val="both"/>
        <w:rPr>
          <w:rFonts w:ascii="Times New Roman" w:hAnsi="Times New Roman"/>
          <w:sz w:val="24"/>
          <w:szCs w:val="24"/>
        </w:rPr>
      </w:pPr>
      <w:r>
        <w:rPr>
          <w:rFonts w:ascii="Times New Roman" w:hAnsi="Times New Roman"/>
          <w:noProof/>
          <w:sz w:val="24"/>
          <w:szCs w:val="24"/>
        </w:rPr>
        <w:drawing>
          <wp:inline distT="0" distB="0" distL="0" distR="0">
            <wp:extent cx="5582285" cy="3168650"/>
            <wp:effectExtent l="19050" t="0" r="37465" b="12700"/>
            <wp:docPr id="2" name="Picture Fram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0"/>
                    <pic:cNvPicPr>
                      <a:picLocks noChangeAspect="1" noChangeArrowheads="1"/>
                    </pic:cNvPicPr>
                  </pic:nvPicPr>
                  <pic:blipFill>
                    <a:blip r:embed="rId11"/>
                    <a:srcRect/>
                    <a:stretch>
                      <a:fillRect/>
                    </a:stretch>
                  </pic:blipFill>
                  <pic:spPr bwMode="auto">
                    <a:xfrm>
                      <a:off x="0" y="0"/>
                      <a:ext cx="5582285" cy="3168650"/>
                    </a:xfrm>
                    <a:prstGeom prst="rect">
                      <a:avLst/>
                    </a:prstGeom>
                    <a:noFill/>
                    <a:ln w="9525">
                      <a:noFill/>
                      <a:miter lim="800000"/>
                      <a:headEnd/>
                      <a:tailEnd/>
                    </a:ln>
                    <a:effectLst>
                      <a:outerShdw dist="50783" dir="2700000" algn="tl" rotWithShape="0">
                        <a:srgbClr val="000000">
                          <a:alpha val="25000"/>
                        </a:srgbClr>
                      </a:outerShdw>
                    </a:effectLst>
                  </pic:spPr>
                </pic:pic>
              </a:graphicData>
            </a:graphic>
          </wp:inline>
        </w:drawing>
      </w:r>
    </w:p>
    <w:p w:rsidR="0073466D" w:rsidRDefault="00C56BD9">
      <w:pPr>
        <w:pStyle w:val="ListParagraph1"/>
        <w:ind w:left="0"/>
        <w:jc w:val="both"/>
        <w:rPr>
          <w:rFonts w:ascii="Times New Roman" w:hAnsi="Times New Roman"/>
          <w:sz w:val="24"/>
          <w:szCs w:val="24"/>
        </w:rPr>
      </w:pPr>
      <w:r>
        <w:rPr>
          <w:rFonts w:ascii="Times New Roman" w:hAnsi="Times New Roman"/>
          <w:sz w:val="24"/>
          <w:szCs w:val="24"/>
        </w:rPr>
        <w:lastRenderedPageBreak/>
        <w:t>Uploaded documents will be linked to Merchants or contract depending upon type of document. Application form will be linked to a merchant. Users should be able to view documents in Merchants</w:t>
      </w:r>
      <w:r>
        <w:rPr>
          <w:rFonts w:ascii="Times New Roman" w:hAnsi="Times New Roman"/>
          <w:sz w:val="24"/>
          <w:szCs w:val="24"/>
        </w:rPr>
        <w:t xml:space="preserve"> Profile screen.</w:t>
      </w:r>
    </w:p>
    <w:p w:rsidR="0073466D" w:rsidRDefault="0073466D">
      <w:pPr>
        <w:pStyle w:val="ListParagraph1"/>
        <w:ind w:left="0"/>
        <w:jc w:val="both"/>
        <w:rPr>
          <w:rFonts w:ascii="Times New Roman" w:hAnsi="Times New Roman"/>
          <w:sz w:val="24"/>
          <w:szCs w:val="24"/>
        </w:rPr>
      </w:pPr>
    </w:p>
    <w:p w:rsidR="0073466D" w:rsidRDefault="00C56BD9">
      <w:pPr>
        <w:pStyle w:val="ListParagraph1"/>
        <w:ind w:left="0"/>
        <w:jc w:val="both"/>
        <w:rPr>
          <w:rFonts w:ascii="Times New Roman" w:hAnsi="Times New Roman"/>
          <w:sz w:val="24"/>
          <w:szCs w:val="24"/>
        </w:rPr>
      </w:pPr>
      <w:r>
        <w:rPr>
          <w:rFonts w:ascii="Times New Roman" w:hAnsi="Times New Roman"/>
          <w:b/>
          <w:bCs/>
          <w:sz w:val="24"/>
          <w:szCs w:val="24"/>
        </w:rPr>
        <w:t>*Note:</w:t>
      </w:r>
      <w:r>
        <w:rPr>
          <w:rFonts w:ascii="Times New Roman" w:hAnsi="Times New Roman"/>
          <w:sz w:val="24"/>
          <w:szCs w:val="24"/>
        </w:rPr>
        <w:t xml:space="preserve"> 1. Application Form is mandatory to upload.</w:t>
      </w:r>
    </w:p>
    <w:p w:rsidR="0073466D" w:rsidRDefault="00C56BD9">
      <w:pPr>
        <w:pStyle w:val="ListParagraph1"/>
        <w:ind w:left="0"/>
        <w:jc w:val="both"/>
        <w:rPr>
          <w:rFonts w:ascii="Times New Roman" w:hAnsi="Times New Roman"/>
          <w:sz w:val="24"/>
          <w:szCs w:val="24"/>
        </w:rPr>
      </w:pPr>
      <w:r>
        <w:rPr>
          <w:rFonts w:ascii="Times New Roman" w:hAnsi="Times New Roman"/>
          <w:sz w:val="24"/>
          <w:szCs w:val="24"/>
        </w:rPr>
        <w:t>2. The note should have a field above it that adds the default email address and lets us add any address we want.</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251" w:name="_Toc23470"/>
      <w:bookmarkStart w:id="252" w:name="_Toc32530"/>
      <w:bookmarkStart w:id="253" w:name="_Toc21570"/>
      <w:bookmarkStart w:id="254" w:name="_Toc28283"/>
      <w:r>
        <w:rPr>
          <w:rFonts w:ascii="Times New Roman" w:hAnsi="Times New Roman"/>
          <w:sz w:val="24"/>
          <w:szCs w:val="24"/>
        </w:rPr>
        <w:t>2.1.2.1.3 Data Entry</w:t>
      </w:r>
      <w:bookmarkEnd w:id="251"/>
      <w:bookmarkEnd w:id="252"/>
      <w:bookmarkEnd w:id="253"/>
      <w:bookmarkEnd w:id="254"/>
    </w:p>
    <w:p w:rsidR="0073466D" w:rsidRDefault="00C56BD9">
      <w:pPr>
        <w:jc w:val="both"/>
        <w:rPr>
          <w:rFonts w:ascii="Times New Roman" w:hAnsi="Times New Roman"/>
          <w:sz w:val="24"/>
          <w:szCs w:val="24"/>
        </w:rPr>
      </w:pPr>
      <w:r>
        <w:rPr>
          <w:rFonts w:ascii="Times New Roman" w:hAnsi="Times New Roman"/>
          <w:sz w:val="24"/>
          <w:szCs w:val="24"/>
        </w:rPr>
        <w:t>The third step is the data entry. All this informat</w:t>
      </w:r>
      <w:r>
        <w:rPr>
          <w:rFonts w:ascii="Times New Roman" w:hAnsi="Times New Roman"/>
          <w:sz w:val="24"/>
          <w:szCs w:val="24"/>
        </w:rPr>
        <w:t>ion should be filled from SalesForce, but we should be able to modify anything, in case we have to. The information we should have here is:</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Name of the Company</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Name of the Business</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RNC: This is the ID the government assigns to every company. It should have</w:t>
      </w:r>
      <w:r>
        <w:rPr>
          <w:rFonts w:ascii="Times New Roman" w:hAnsi="Times New Roman"/>
          <w:sz w:val="24"/>
          <w:szCs w:val="24"/>
        </w:rPr>
        <w:t xml:space="preserve"> a maximum of 11 numbers.</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Address</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City</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Province: This should be a drop down list with the following options:</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Azua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Bahoruco</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Barahona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Dajabón</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Duarte</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Elías Piña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El Seibo</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Espaillat</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Hato Mayor</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Independencia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La Altagracia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La Romana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La Vega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María Trinidad Sánchez</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Monseñor Nouel</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Montecristi</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Monte Plata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Pedernales</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Peravia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Puerto Plata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lastRenderedPageBreak/>
        <w:t>Hermanas Mirabal</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Samaná</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Sánchez Ramírez</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San Cristóbal</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San José de Ocoa</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San Juan</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San Pedro de Macorís</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Santiago</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Santiago Rodríguez</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Santo Domingo</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Valverde</w:t>
      </w:r>
    </w:p>
    <w:p w:rsidR="0073466D" w:rsidRDefault="00C56BD9">
      <w:pPr>
        <w:pStyle w:val="ListParagraph1"/>
        <w:numPr>
          <w:ilvl w:val="0"/>
          <w:numId w:val="6"/>
        </w:numPr>
        <w:ind w:left="1080"/>
        <w:jc w:val="both"/>
        <w:rPr>
          <w:rFonts w:ascii="Times New Roman" w:hAnsi="Times New Roman"/>
          <w:sz w:val="24"/>
          <w:szCs w:val="24"/>
        </w:rPr>
      </w:pPr>
      <w:r>
        <w:rPr>
          <w:rFonts w:ascii="Times New Roman" w:hAnsi="Times New Roman"/>
          <w:sz w:val="24"/>
          <w:szCs w:val="24"/>
        </w:rPr>
        <w:t>Distrito Nacional</w:t>
      </w:r>
    </w:p>
    <w:p w:rsidR="0073466D" w:rsidRDefault="0073466D">
      <w:pPr>
        <w:pStyle w:val="ListParagraph1"/>
        <w:ind w:left="1080"/>
        <w:jc w:val="both"/>
        <w:rPr>
          <w:rFonts w:ascii="Times New Roman" w:hAnsi="Times New Roman"/>
          <w:sz w:val="24"/>
          <w:szCs w:val="24"/>
        </w:rPr>
      </w:pP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 xml:space="preserve">Telephone </w:t>
      </w:r>
      <w:r>
        <w:rPr>
          <w:rFonts w:ascii="Times New Roman" w:hAnsi="Times New Roman"/>
          <w:sz w:val="24"/>
          <w:szCs w:val="24"/>
        </w:rPr>
        <w:t>Number: Dominican telephone numbers have 10 digits in the format: (xxx) xxx-xxxx.</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Email</w:t>
      </w:r>
    </w:p>
    <w:p w:rsidR="0073466D" w:rsidRDefault="00C56BD9">
      <w:pPr>
        <w:pStyle w:val="ListParagraph1"/>
        <w:numPr>
          <w:ilvl w:val="0"/>
          <w:numId w:val="5"/>
        </w:numPr>
        <w:jc w:val="both"/>
        <w:rPr>
          <w:rFonts w:ascii="Times New Roman" w:hAnsi="Times New Roman"/>
          <w:sz w:val="24"/>
          <w:szCs w:val="24"/>
        </w:rPr>
      </w:pPr>
      <w:commentRangeStart w:id="255"/>
      <w:r>
        <w:rPr>
          <w:rFonts w:ascii="Times New Roman" w:hAnsi="Times New Roman"/>
          <w:sz w:val="24"/>
          <w:szCs w:val="24"/>
        </w:rPr>
        <w:t xml:space="preserve">Industry Type: We will annex all the options that will make up this drop list. This comes from the predetermined MCC codes. </w:t>
      </w:r>
      <w:commentRangeEnd w:id="255"/>
      <w:r>
        <w:rPr>
          <w:rStyle w:val="Refdecomentario"/>
          <w:rFonts w:ascii="Times New Roman" w:hAnsi="Times New Roman"/>
          <w:sz w:val="24"/>
          <w:szCs w:val="24"/>
        </w:rPr>
        <w:commentReference w:id="255"/>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 xml:space="preserve">Type of Property: This should be a drop </w:t>
      </w:r>
      <w:r>
        <w:rPr>
          <w:rFonts w:ascii="Times New Roman" w:hAnsi="Times New Roman"/>
          <w:sz w:val="24"/>
          <w:szCs w:val="24"/>
        </w:rPr>
        <w:t>down list with two options, Owned and Rented.</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Rent Amount: This should be a currency field.</w:t>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Gross Yearly Sales: This should be a currency field.</w:t>
      </w:r>
    </w:p>
    <w:p w:rsidR="0073466D" w:rsidRDefault="00C56BD9">
      <w:pPr>
        <w:pStyle w:val="ListParagraph1"/>
        <w:numPr>
          <w:ilvl w:val="0"/>
          <w:numId w:val="5"/>
        </w:numPr>
        <w:jc w:val="both"/>
        <w:rPr>
          <w:rFonts w:ascii="Times New Roman" w:hAnsi="Times New Roman"/>
          <w:sz w:val="24"/>
          <w:szCs w:val="24"/>
        </w:rPr>
      </w:pPr>
      <w:commentRangeStart w:id="256"/>
      <w:r>
        <w:rPr>
          <w:rFonts w:ascii="Times New Roman" w:hAnsi="Times New Roman"/>
          <w:sz w:val="24"/>
          <w:szCs w:val="24"/>
        </w:rPr>
        <w:t>Processor Company: Either CardNet or VisaNet.</w:t>
      </w:r>
      <w:commentRangeEnd w:id="256"/>
      <w:r>
        <w:rPr>
          <w:rStyle w:val="Refdecomentario"/>
          <w:rFonts w:ascii="Times New Roman" w:hAnsi="Times New Roman"/>
          <w:sz w:val="24"/>
          <w:szCs w:val="24"/>
        </w:rPr>
        <w:commentReference w:id="256"/>
      </w:r>
    </w:p>
    <w:p w:rsidR="0073466D" w:rsidRDefault="00C56BD9">
      <w:pPr>
        <w:pStyle w:val="ListParagraph1"/>
        <w:numPr>
          <w:ilvl w:val="0"/>
          <w:numId w:val="5"/>
        </w:numPr>
        <w:jc w:val="both"/>
        <w:rPr>
          <w:rFonts w:ascii="Times New Roman" w:hAnsi="Times New Roman"/>
          <w:sz w:val="24"/>
          <w:szCs w:val="24"/>
        </w:rPr>
      </w:pPr>
      <w:r>
        <w:rPr>
          <w:rFonts w:ascii="Times New Roman" w:hAnsi="Times New Roman"/>
          <w:sz w:val="24"/>
          <w:szCs w:val="24"/>
        </w:rPr>
        <w:t>Affiliate Number: The affiliate number for the business with e</w:t>
      </w:r>
      <w:r>
        <w:rPr>
          <w:rFonts w:ascii="Times New Roman" w:hAnsi="Times New Roman"/>
          <w:sz w:val="24"/>
          <w:szCs w:val="24"/>
        </w:rPr>
        <w:t xml:space="preserve">ither CardNet or VisaNet (or both). We should be able to add more than one affiliate number. This is the number the Processor company identifies the business with. It affects the Merchant because the Processor Company will send us CC sales for that number </w:t>
      </w:r>
      <w:r>
        <w:rPr>
          <w:rFonts w:ascii="Times New Roman" w:hAnsi="Times New Roman"/>
          <w:sz w:val="24"/>
          <w:szCs w:val="24"/>
        </w:rPr>
        <w:t>exclusively, and it is through that number(s) we would be taking payments. We could add more than one processor number for more than one processor.</w:t>
      </w:r>
    </w:p>
    <w:p w:rsidR="0073466D" w:rsidRDefault="00C56BD9">
      <w:pPr>
        <w:jc w:val="both"/>
        <w:rPr>
          <w:rFonts w:ascii="Times New Roman" w:hAnsi="Times New Roman"/>
          <w:sz w:val="24"/>
          <w:szCs w:val="24"/>
        </w:rPr>
      </w:pPr>
      <w:r>
        <w:rPr>
          <w:rFonts w:ascii="Times New Roman" w:hAnsi="Times New Roman"/>
          <w:sz w:val="24"/>
          <w:szCs w:val="24"/>
        </w:rPr>
        <w:t>Then we should have the Owner’s Information in the same screen:</w:t>
      </w:r>
    </w:p>
    <w:p w:rsidR="0073466D" w:rsidRDefault="00C56BD9">
      <w:pPr>
        <w:pStyle w:val="ListParagraph1"/>
        <w:numPr>
          <w:ilvl w:val="0"/>
          <w:numId w:val="7"/>
        </w:numPr>
        <w:jc w:val="both"/>
        <w:rPr>
          <w:rFonts w:ascii="Times New Roman" w:hAnsi="Times New Roman"/>
          <w:sz w:val="24"/>
          <w:szCs w:val="24"/>
        </w:rPr>
      </w:pPr>
      <w:r>
        <w:rPr>
          <w:rFonts w:ascii="Times New Roman" w:hAnsi="Times New Roman"/>
          <w:sz w:val="24"/>
          <w:szCs w:val="24"/>
        </w:rPr>
        <w:t>Name</w:t>
      </w:r>
    </w:p>
    <w:p w:rsidR="0073466D" w:rsidRDefault="00C56BD9">
      <w:pPr>
        <w:pStyle w:val="ListParagraph1"/>
        <w:numPr>
          <w:ilvl w:val="0"/>
          <w:numId w:val="7"/>
        </w:numPr>
        <w:jc w:val="both"/>
        <w:rPr>
          <w:rFonts w:ascii="Times New Roman" w:hAnsi="Times New Roman"/>
          <w:sz w:val="24"/>
          <w:szCs w:val="24"/>
        </w:rPr>
      </w:pPr>
      <w:r>
        <w:rPr>
          <w:rFonts w:ascii="Times New Roman" w:hAnsi="Times New Roman"/>
          <w:sz w:val="24"/>
          <w:szCs w:val="24"/>
        </w:rPr>
        <w:t>Last Name</w:t>
      </w:r>
    </w:p>
    <w:p w:rsidR="0073466D" w:rsidRDefault="00C56BD9">
      <w:pPr>
        <w:pStyle w:val="ListParagraph1"/>
        <w:numPr>
          <w:ilvl w:val="0"/>
          <w:numId w:val="7"/>
        </w:numPr>
        <w:jc w:val="both"/>
        <w:rPr>
          <w:rFonts w:ascii="Times New Roman" w:hAnsi="Times New Roman"/>
          <w:sz w:val="24"/>
          <w:szCs w:val="24"/>
        </w:rPr>
      </w:pPr>
      <w:r>
        <w:rPr>
          <w:rFonts w:ascii="Times New Roman" w:hAnsi="Times New Roman"/>
          <w:sz w:val="24"/>
          <w:szCs w:val="24"/>
        </w:rPr>
        <w:t>ID or Passport Number: A maxi</w:t>
      </w:r>
      <w:r>
        <w:rPr>
          <w:rFonts w:ascii="Times New Roman" w:hAnsi="Times New Roman"/>
          <w:sz w:val="24"/>
          <w:szCs w:val="24"/>
        </w:rPr>
        <w:t>mum of 11 characters, either numbers or letters.</w:t>
      </w:r>
    </w:p>
    <w:p w:rsidR="0073466D" w:rsidRDefault="00C56BD9">
      <w:pPr>
        <w:pStyle w:val="ListParagraph1"/>
        <w:numPr>
          <w:ilvl w:val="0"/>
          <w:numId w:val="7"/>
        </w:numPr>
        <w:jc w:val="both"/>
        <w:rPr>
          <w:rFonts w:ascii="Times New Roman" w:hAnsi="Times New Roman"/>
          <w:sz w:val="24"/>
          <w:szCs w:val="24"/>
        </w:rPr>
      </w:pPr>
      <w:r>
        <w:rPr>
          <w:rFonts w:ascii="Times New Roman" w:hAnsi="Times New Roman"/>
          <w:sz w:val="24"/>
          <w:szCs w:val="24"/>
        </w:rPr>
        <w:t>Phone Number</w:t>
      </w:r>
    </w:p>
    <w:p w:rsidR="0073466D" w:rsidRDefault="00C56BD9">
      <w:pPr>
        <w:pStyle w:val="ListParagraph1"/>
        <w:numPr>
          <w:ilvl w:val="0"/>
          <w:numId w:val="7"/>
        </w:numPr>
        <w:jc w:val="both"/>
        <w:rPr>
          <w:rFonts w:ascii="Times New Roman" w:hAnsi="Times New Roman"/>
          <w:sz w:val="24"/>
          <w:szCs w:val="24"/>
        </w:rPr>
      </w:pPr>
      <w:r>
        <w:rPr>
          <w:rFonts w:ascii="Times New Roman" w:hAnsi="Times New Roman"/>
          <w:sz w:val="24"/>
          <w:szCs w:val="24"/>
        </w:rPr>
        <w:t>Cell Phone Number:  In the format (xxx) xxx-xxxx.</w:t>
      </w:r>
    </w:p>
    <w:p w:rsidR="0073466D" w:rsidRDefault="00C56BD9">
      <w:pPr>
        <w:pStyle w:val="ListParagraph1"/>
        <w:numPr>
          <w:ilvl w:val="0"/>
          <w:numId w:val="7"/>
        </w:numPr>
        <w:jc w:val="both"/>
        <w:rPr>
          <w:rFonts w:ascii="Times New Roman" w:hAnsi="Times New Roman"/>
          <w:sz w:val="24"/>
          <w:szCs w:val="24"/>
        </w:rPr>
      </w:pPr>
      <w:r>
        <w:rPr>
          <w:rFonts w:ascii="Times New Roman" w:hAnsi="Times New Roman"/>
          <w:sz w:val="24"/>
          <w:szCs w:val="24"/>
        </w:rPr>
        <w:t>Address</w:t>
      </w:r>
    </w:p>
    <w:p w:rsidR="0073466D" w:rsidRDefault="00C56BD9">
      <w:pPr>
        <w:pStyle w:val="ListParagraph1"/>
        <w:numPr>
          <w:ilvl w:val="0"/>
          <w:numId w:val="7"/>
        </w:numPr>
        <w:jc w:val="both"/>
        <w:rPr>
          <w:rFonts w:ascii="Times New Roman" w:hAnsi="Times New Roman"/>
          <w:sz w:val="24"/>
          <w:szCs w:val="24"/>
        </w:rPr>
      </w:pPr>
      <w:r>
        <w:rPr>
          <w:rFonts w:ascii="Times New Roman" w:hAnsi="Times New Roman"/>
          <w:sz w:val="24"/>
          <w:szCs w:val="24"/>
        </w:rPr>
        <w:t>Email</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lastRenderedPageBreak/>
        <w:t xml:space="preserve">Users should be able to add multiple owners for a merchant. </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Our current Data Entry Screen looks like this:</w:t>
      </w:r>
    </w:p>
    <w:p w:rsidR="0073466D" w:rsidRDefault="002671F4">
      <w:pPr>
        <w:ind w:left="360"/>
        <w:jc w:val="both"/>
        <w:rPr>
          <w:rFonts w:ascii="Times New Roman" w:hAnsi="Times New Roman"/>
          <w:sz w:val="24"/>
          <w:szCs w:val="24"/>
        </w:rPr>
      </w:pPr>
      <w:r>
        <w:rPr>
          <w:rFonts w:ascii="Times New Roman" w:hAnsi="Times New Roman"/>
          <w:noProof/>
          <w:sz w:val="24"/>
          <w:szCs w:val="24"/>
        </w:rPr>
        <w:drawing>
          <wp:inline distT="0" distB="0" distL="0" distR="0">
            <wp:extent cx="5039995" cy="3668395"/>
            <wp:effectExtent l="19050" t="0" r="46355" b="27305"/>
            <wp:docPr id="3" name="Picture Fram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1"/>
                    <pic:cNvPicPr>
                      <a:picLocks noChangeAspect="1" noChangeArrowheads="1"/>
                    </pic:cNvPicPr>
                  </pic:nvPicPr>
                  <pic:blipFill>
                    <a:blip r:embed="rId12"/>
                    <a:srcRect/>
                    <a:stretch>
                      <a:fillRect/>
                    </a:stretch>
                  </pic:blipFill>
                  <pic:spPr bwMode="auto">
                    <a:xfrm>
                      <a:off x="0" y="0"/>
                      <a:ext cx="5039995" cy="3668395"/>
                    </a:xfrm>
                    <a:prstGeom prst="rect">
                      <a:avLst/>
                    </a:prstGeom>
                    <a:noFill/>
                    <a:ln w="9525">
                      <a:noFill/>
                      <a:miter lim="800000"/>
                      <a:headEnd/>
                      <a:tailEnd/>
                    </a:ln>
                    <a:effectLst>
                      <a:outerShdw dist="50783" dir="2700000" algn="tl" rotWithShape="0">
                        <a:srgbClr val="000000">
                          <a:alpha val="25000"/>
                        </a:srgbClr>
                      </a:outerShdw>
                    </a:effectLst>
                  </pic:spPr>
                </pic:pic>
              </a:graphicData>
            </a:graphic>
          </wp:inline>
        </w:drawing>
      </w:r>
    </w:p>
    <w:p w:rsidR="0073466D" w:rsidRDefault="0073466D">
      <w:pPr>
        <w:pStyle w:val="ListParagraph1"/>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As you can see, t</w:t>
      </w:r>
      <w:r>
        <w:rPr>
          <w:rFonts w:ascii="Times New Roman" w:hAnsi="Times New Roman"/>
          <w:sz w:val="24"/>
          <w:szCs w:val="24"/>
        </w:rPr>
        <w:t>he top part is very similar to the Doc Scan screen, and bellow is all the information I have indicated above.</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 xml:space="preserve">The name of the company is the legal name of the company that owns the business and the name of the business is the name the business uses for </w:t>
      </w:r>
      <w:r>
        <w:rPr>
          <w:rFonts w:ascii="Times New Roman" w:hAnsi="Times New Roman"/>
          <w:sz w:val="24"/>
          <w:szCs w:val="24"/>
        </w:rPr>
        <w:t>its operations. For example, Company A could own Restaurant Food, but it could also own Store One, which would be created as a separate merchant. So we would have  two merchants, Store One and Restaurant Food, owned by the same company. This is called affi</w:t>
      </w:r>
      <w:r>
        <w:rPr>
          <w:rFonts w:ascii="Times New Roman" w:hAnsi="Times New Roman"/>
          <w:sz w:val="24"/>
          <w:szCs w:val="24"/>
        </w:rPr>
        <w:t>liations, and affiliation is when a Legal Name has more than one business. this way we can search a merchant by affiliations to see all their related business and performance.</w:t>
      </w:r>
    </w:p>
    <w:p w:rsidR="0073466D" w:rsidRDefault="00C56BD9">
      <w:pPr>
        <w:jc w:val="both"/>
        <w:rPr>
          <w:rFonts w:ascii="Times New Roman" w:hAnsi="Times New Roman"/>
          <w:sz w:val="24"/>
          <w:szCs w:val="24"/>
        </w:rPr>
      </w:pPr>
      <w:r>
        <w:rPr>
          <w:rFonts w:ascii="Times New Roman" w:hAnsi="Times New Roman"/>
          <w:sz w:val="24"/>
          <w:szCs w:val="24"/>
        </w:rPr>
        <w:t xml:space="preserve"> All the information in Data Entry page is required. However, All fields can be </w:t>
      </w:r>
      <w:r>
        <w:rPr>
          <w:rFonts w:ascii="Times New Roman" w:hAnsi="Times New Roman"/>
          <w:sz w:val="24"/>
          <w:szCs w:val="24"/>
        </w:rPr>
        <w:t>edited by authorized users should be able to edit information on Data Entry screen.</w:t>
      </w:r>
    </w:p>
    <w:p w:rsidR="0073466D" w:rsidRDefault="00C56BD9">
      <w:pPr>
        <w:jc w:val="both"/>
        <w:rPr>
          <w:rFonts w:ascii="Times New Roman" w:hAnsi="Times New Roman"/>
          <w:sz w:val="24"/>
          <w:szCs w:val="24"/>
        </w:rPr>
      </w:pPr>
      <w:r>
        <w:rPr>
          <w:rFonts w:ascii="Times New Roman" w:hAnsi="Times New Roman"/>
          <w:b/>
          <w:bCs/>
          <w:sz w:val="24"/>
          <w:szCs w:val="24"/>
        </w:rPr>
        <w:lastRenderedPageBreak/>
        <w:t>*Note:</w:t>
      </w:r>
      <w:r>
        <w:rPr>
          <w:rFonts w:ascii="Times New Roman" w:hAnsi="Times New Roman"/>
          <w:sz w:val="24"/>
          <w:szCs w:val="24"/>
        </w:rPr>
        <w:t xml:space="preserve"> 1. OwnerID is unique, It's the number the Government assigns to every citizen. 2. The system should check for Merchants with similar information in this fields and s</w:t>
      </w:r>
      <w:r>
        <w:rPr>
          <w:rFonts w:ascii="Times New Roman" w:hAnsi="Times New Roman"/>
          <w:sz w:val="24"/>
          <w:szCs w:val="24"/>
        </w:rPr>
        <w:t>how us a list so we can manually decided. Also, we should have a search box where we can type a RNC, Owner ID, Affiliate number, etc, and it will show us a list of every Merchant that matches any of these fields, and then we will decide if it's a duplicate</w:t>
      </w:r>
      <w:r>
        <w:rPr>
          <w:rFonts w:ascii="Times New Roman" w:hAnsi="Times New Roman"/>
          <w:sz w:val="24"/>
          <w:szCs w:val="24"/>
        </w:rPr>
        <w:t xml:space="preserve"> or no. 3. See No.2.</w:t>
      </w:r>
    </w:p>
    <w:p w:rsidR="0073466D" w:rsidRDefault="00C56BD9">
      <w:pPr>
        <w:jc w:val="both"/>
        <w:rPr>
          <w:rFonts w:ascii="Times New Roman" w:hAnsi="Times New Roman"/>
          <w:sz w:val="24"/>
          <w:szCs w:val="24"/>
        </w:rPr>
      </w:pPr>
      <w:r>
        <w:rPr>
          <w:rFonts w:ascii="Times New Roman" w:hAnsi="Times New Roman"/>
          <w:sz w:val="24"/>
          <w:szCs w:val="24"/>
        </w:rPr>
        <w:t>2. In our system, every Merchant is one Business. A company or an owner might have more than one Merchant and, thus, get more than one loan. 2. The person signing the contract will be determined by the legal documents the client provid</w:t>
      </w:r>
      <w:r>
        <w:rPr>
          <w:rFonts w:ascii="Times New Roman" w:hAnsi="Times New Roman"/>
          <w:sz w:val="24"/>
          <w:szCs w:val="24"/>
        </w:rPr>
        <w:t>es.</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257" w:name="_Toc4947"/>
      <w:bookmarkStart w:id="258" w:name="_Toc11778"/>
      <w:bookmarkStart w:id="259" w:name="_Toc17660"/>
      <w:bookmarkStart w:id="260" w:name="_Toc24720"/>
      <w:r>
        <w:rPr>
          <w:rFonts w:ascii="Times New Roman" w:hAnsi="Times New Roman"/>
          <w:sz w:val="24"/>
          <w:szCs w:val="24"/>
        </w:rPr>
        <w:t>2.1.2.1.4 - Credit Card Volumes</w:t>
      </w:r>
      <w:bookmarkEnd w:id="257"/>
      <w:bookmarkEnd w:id="258"/>
      <w:bookmarkEnd w:id="259"/>
      <w:bookmarkEnd w:id="260"/>
    </w:p>
    <w:p w:rsidR="0073466D" w:rsidRDefault="00C56BD9">
      <w:pPr>
        <w:jc w:val="both"/>
        <w:rPr>
          <w:rFonts w:ascii="Times New Roman" w:hAnsi="Times New Roman"/>
          <w:sz w:val="24"/>
          <w:szCs w:val="24"/>
        </w:rPr>
      </w:pPr>
      <w:r>
        <w:rPr>
          <w:rFonts w:ascii="Times New Roman" w:hAnsi="Times New Roman"/>
          <w:sz w:val="24"/>
          <w:szCs w:val="24"/>
        </w:rPr>
        <w:t>At this point the system should send a request to VisaNet and CardNet for the credit card volumes, then, once we receive the request, the work flow continues. There are times when we receive the volumes outside the norm</w:t>
      </w:r>
      <w:r>
        <w:rPr>
          <w:rFonts w:ascii="Times New Roman" w:hAnsi="Times New Roman"/>
          <w:sz w:val="24"/>
          <w:szCs w:val="24"/>
        </w:rPr>
        <w:t>al process, through email or some other way, which is why we need to have the option, in our system, to manually type the credit card volumes, so that it can go on to the scoring job.</w:t>
      </w:r>
    </w:p>
    <w:p w:rsidR="0073466D" w:rsidRDefault="00C56BD9">
      <w:pPr>
        <w:jc w:val="both"/>
        <w:rPr>
          <w:rFonts w:ascii="Times New Roman" w:hAnsi="Times New Roman"/>
          <w:sz w:val="24"/>
          <w:szCs w:val="24"/>
        </w:rPr>
      </w:pPr>
      <w:r>
        <w:rPr>
          <w:rFonts w:ascii="Times New Roman" w:hAnsi="Times New Roman"/>
          <w:sz w:val="24"/>
          <w:szCs w:val="24"/>
        </w:rPr>
        <w:t xml:space="preserve">Once the Merchant is created, the system will automatically send a </w:t>
      </w:r>
      <w:r>
        <w:rPr>
          <w:rFonts w:ascii="Times New Roman" w:hAnsi="Times New Roman"/>
          <w:sz w:val="24"/>
          <w:szCs w:val="24"/>
        </w:rPr>
        <w:t>Request through an MRF file to the Credit Card Processor Company. This MRF file contains the Date of the Request, the ID of the Merchant in our System, the Merchant’s affiliate number with the Processor and the Company ID. System should request maximum ava</w:t>
      </w:r>
      <w:r>
        <w:rPr>
          <w:rFonts w:ascii="Times New Roman" w:hAnsi="Times New Roman"/>
          <w:sz w:val="24"/>
          <w:szCs w:val="24"/>
        </w:rPr>
        <w:t>ilable data from processors. Visanet usually sends no more than 12 months, but cardnet has sent more than 20 months of data</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Also, at this point we would like the system to automatically send the physical Form we scanned earlier to CardNet (but not to Visa</w:t>
      </w:r>
      <w:r>
        <w:rPr>
          <w:rFonts w:ascii="Times New Roman" w:hAnsi="Times New Roman"/>
          <w:sz w:val="24"/>
          <w:szCs w:val="24"/>
        </w:rPr>
        <w:t>Net), perhaps through the same way we will send the Volumes request. (This is something we will work out in detail later)</w:t>
      </w:r>
    </w:p>
    <w:p w:rsidR="0073466D" w:rsidRDefault="00C56BD9">
      <w:pPr>
        <w:jc w:val="both"/>
        <w:rPr>
          <w:rFonts w:ascii="Times New Roman" w:hAnsi="Times New Roman"/>
          <w:sz w:val="24"/>
          <w:szCs w:val="24"/>
        </w:rPr>
      </w:pPr>
      <w:r>
        <w:rPr>
          <w:rFonts w:ascii="Times New Roman" w:hAnsi="Times New Roman"/>
          <w:sz w:val="24"/>
          <w:szCs w:val="24"/>
        </w:rPr>
        <w:t>Here is an example of an MRF file:</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4018915" cy="2094865"/>
            <wp:effectExtent l="19050" t="0" r="38735" b="19685"/>
            <wp:docPr id="4" name="Picture Fram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2"/>
                    <pic:cNvPicPr>
                      <a:picLocks noChangeAspect="1" noChangeArrowheads="1"/>
                    </pic:cNvPicPr>
                  </pic:nvPicPr>
                  <pic:blipFill>
                    <a:blip r:embed="rId13"/>
                    <a:srcRect/>
                    <a:stretch>
                      <a:fillRect/>
                    </a:stretch>
                  </pic:blipFill>
                  <pic:spPr bwMode="auto">
                    <a:xfrm>
                      <a:off x="0" y="0"/>
                      <a:ext cx="4018915" cy="2094865"/>
                    </a:xfrm>
                    <a:prstGeom prst="rect">
                      <a:avLst/>
                    </a:prstGeom>
                    <a:noFill/>
                    <a:ln w="9525">
                      <a:noFill/>
                      <a:miter lim="800000"/>
                      <a:headEnd/>
                      <a:tailEnd/>
                    </a:ln>
                    <a:effectLst>
                      <a:outerShdw dist="50783" dir="2700000" algn="tl" rotWithShape="0">
                        <a:srgbClr val="000000">
                          <a:alpha val="25000"/>
                        </a:srgbClr>
                      </a:outerShdw>
                    </a:effectLst>
                  </pic:spPr>
                </pic:pic>
              </a:graphicData>
            </a:graphic>
          </wp:inline>
        </w:drawing>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The Processor Company will respond with an SPF file containing the monthly credit card volumes o</w:t>
      </w:r>
      <w:r>
        <w:rPr>
          <w:rFonts w:ascii="Times New Roman" w:hAnsi="Times New Roman"/>
          <w:sz w:val="24"/>
          <w:szCs w:val="24"/>
        </w:rPr>
        <w:t>f the merchant requested. Here is an example of an SPF file:</w:t>
      </w:r>
    </w:p>
    <w:p w:rsidR="0073466D" w:rsidRDefault="002671F4">
      <w:pPr>
        <w:jc w:val="both"/>
        <w:rPr>
          <w:ins w:id="261" w:author="sramirez" w:date="2014-07-18T10:34:00Z"/>
          <w:rFonts w:ascii="Times New Roman" w:hAnsi="Times New Roman"/>
          <w:sz w:val="24"/>
          <w:szCs w:val="24"/>
        </w:rPr>
      </w:pPr>
      <w:r>
        <w:rPr>
          <w:rFonts w:ascii="Times New Roman" w:hAnsi="Times New Roman"/>
          <w:noProof/>
          <w:sz w:val="24"/>
          <w:szCs w:val="24"/>
        </w:rPr>
        <w:drawing>
          <wp:inline distT="0" distB="0" distL="0" distR="0">
            <wp:extent cx="5443855" cy="1350645"/>
            <wp:effectExtent l="19050" t="0" r="42545" b="20955"/>
            <wp:docPr id="5" name="Picture Fram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3"/>
                    <pic:cNvPicPr>
                      <a:picLocks noChangeAspect="1" noChangeArrowheads="1"/>
                    </pic:cNvPicPr>
                  </pic:nvPicPr>
                  <pic:blipFill>
                    <a:blip r:embed="rId14"/>
                    <a:srcRect/>
                    <a:stretch>
                      <a:fillRect/>
                    </a:stretch>
                  </pic:blipFill>
                  <pic:spPr bwMode="auto">
                    <a:xfrm>
                      <a:off x="0" y="0"/>
                      <a:ext cx="5443855" cy="1350645"/>
                    </a:xfrm>
                    <a:prstGeom prst="rect">
                      <a:avLst/>
                    </a:prstGeom>
                    <a:noFill/>
                    <a:ln w="9525">
                      <a:noFill/>
                      <a:miter lim="800000"/>
                      <a:headEnd/>
                      <a:tailEnd/>
                    </a:ln>
                    <a:effectLst>
                      <a:outerShdw dist="50783" dir="2700000" algn="tl" rotWithShape="0">
                        <a:srgbClr val="000000">
                          <a:alpha val="25000"/>
                        </a:srgbClr>
                      </a:outerShdw>
                    </a:effectLst>
                  </pic:spPr>
                </pic:pic>
              </a:graphicData>
            </a:graphic>
          </wp:inline>
        </w:drawing>
      </w:r>
    </w:p>
    <w:p w:rsidR="0073466D" w:rsidRDefault="0073466D">
      <w:pPr>
        <w:jc w:val="both"/>
        <w:rPr>
          <w:ins w:id="262" w:author="sramirez" w:date="2014-07-18T10:34:00Z"/>
          <w:rFonts w:ascii="Times New Roman" w:hAnsi="Times New Roman"/>
          <w:sz w:val="24"/>
          <w:szCs w:val="24"/>
        </w:rPr>
      </w:pPr>
    </w:p>
    <w:p w:rsidR="0073466D" w:rsidRDefault="00C56BD9">
      <w:pPr>
        <w:jc w:val="both"/>
        <w:rPr>
          <w:rFonts w:ascii="Times New Roman" w:hAnsi="Times New Roman"/>
          <w:sz w:val="24"/>
          <w:szCs w:val="24"/>
        </w:rPr>
      </w:pPr>
      <w:ins w:id="263" w:author="sramirez" w:date="2014-07-18T10:34:00Z">
        <w:r>
          <w:rPr>
            <w:rFonts w:ascii="Times New Roman" w:hAnsi="Times New Roman"/>
            <w:sz w:val="24"/>
            <w:szCs w:val="24"/>
          </w:rPr>
          <w:t xml:space="preserve">The SPF file will import into the system all the credit card volumes showing monthly. </w:t>
        </w:r>
      </w:ins>
      <w:ins w:id="264" w:author="sramirez" w:date="2014-07-18T10:35:00Z">
        <w:r>
          <w:rPr>
            <w:rFonts w:ascii="Times New Roman" w:hAnsi="Times New Roman"/>
            <w:sz w:val="24"/>
            <w:szCs w:val="24"/>
          </w:rPr>
          <w:t xml:space="preserve">Also it should import the date the business started accepting credit cards, CC processor industry type. </w:t>
        </w:r>
      </w:ins>
    </w:p>
    <w:p w:rsidR="0073466D" w:rsidRDefault="00C56BD9">
      <w:pPr>
        <w:pStyle w:val="Ttulo3"/>
        <w:jc w:val="both"/>
        <w:rPr>
          <w:rFonts w:ascii="Times New Roman" w:hAnsi="Times New Roman"/>
          <w:sz w:val="24"/>
          <w:szCs w:val="24"/>
        </w:rPr>
      </w:pPr>
      <w:bookmarkStart w:id="265" w:name="_Toc9650"/>
      <w:bookmarkStart w:id="266" w:name="_Toc3341"/>
      <w:bookmarkStart w:id="267" w:name="_Toc9418"/>
      <w:bookmarkStart w:id="268" w:name="_Toc28981"/>
      <w:r>
        <w:rPr>
          <w:rFonts w:ascii="Times New Roman" w:hAnsi="Times New Roman"/>
          <w:sz w:val="24"/>
          <w:szCs w:val="24"/>
        </w:rPr>
        <w:t>2</w:t>
      </w:r>
      <w:r>
        <w:rPr>
          <w:rFonts w:ascii="Times New Roman" w:hAnsi="Times New Roman"/>
          <w:sz w:val="24"/>
          <w:szCs w:val="24"/>
        </w:rPr>
        <w:t>.1.2.1.5 - Scoring Job, Merchant Evaluation</w:t>
      </w:r>
      <w:bookmarkEnd w:id="265"/>
      <w:bookmarkEnd w:id="266"/>
      <w:bookmarkEnd w:id="267"/>
      <w:bookmarkEnd w:id="268"/>
    </w:p>
    <w:p w:rsidR="0073466D" w:rsidRDefault="00C56BD9">
      <w:pPr>
        <w:jc w:val="both"/>
        <w:rPr>
          <w:rFonts w:ascii="Times New Roman" w:hAnsi="Times New Roman"/>
          <w:sz w:val="24"/>
          <w:szCs w:val="24"/>
        </w:rPr>
      </w:pPr>
      <w:r>
        <w:rPr>
          <w:rFonts w:ascii="Times New Roman" w:hAnsi="Times New Roman"/>
          <w:sz w:val="24"/>
          <w:szCs w:val="24"/>
        </w:rPr>
        <w:t>After we have received the Credit Card Volumes through the SPF file or manually introduced, the new task is going to be the Merchant Evaluation task. Here our officer will generate the score for the Merchant, tak</w:t>
      </w:r>
      <w:r>
        <w:rPr>
          <w:rFonts w:ascii="Times New Roman" w:hAnsi="Times New Roman"/>
          <w:sz w:val="24"/>
          <w:szCs w:val="24"/>
        </w:rPr>
        <w:t xml:space="preserve">e a look at the Datacrédito and the Credit Card volumes, and then decide whether to go to the Offer Creation task or decline the Pre-qualification. </w:t>
      </w:r>
    </w:p>
    <w:p w:rsidR="0073466D" w:rsidRDefault="00C56BD9">
      <w:pPr>
        <w:jc w:val="both"/>
        <w:rPr>
          <w:rFonts w:ascii="Times New Roman" w:hAnsi="Times New Roman"/>
          <w:sz w:val="24"/>
          <w:szCs w:val="24"/>
        </w:rPr>
      </w:pPr>
      <w:commentRangeStart w:id="269"/>
      <w:r>
        <w:rPr>
          <w:rFonts w:ascii="Times New Roman" w:hAnsi="Times New Roman"/>
          <w:sz w:val="24"/>
          <w:szCs w:val="24"/>
        </w:rPr>
        <w:t>Every Datacrédito report we pull should be saved as a Document in the Merchant. And we should have a list o</w:t>
      </w:r>
      <w:r>
        <w:rPr>
          <w:rFonts w:ascii="Times New Roman" w:hAnsi="Times New Roman"/>
          <w:sz w:val="24"/>
          <w:szCs w:val="24"/>
        </w:rPr>
        <w:t>f every Datacrédito report we have ever pulled for the Merchant and be able to access them at any time.</w:t>
      </w:r>
      <w:commentRangeEnd w:id="269"/>
      <w:r>
        <w:rPr>
          <w:rStyle w:val="Refdecomentario"/>
          <w:rFonts w:ascii="Times New Roman" w:hAnsi="Times New Roman"/>
          <w:sz w:val="24"/>
          <w:szCs w:val="24"/>
        </w:rPr>
        <w:commentReference w:id="269"/>
      </w:r>
    </w:p>
    <w:p w:rsidR="0073466D" w:rsidRDefault="00C56BD9">
      <w:pPr>
        <w:pStyle w:val="Ttulo3"/>
        <w:jc w:val="both"/>
        <w:rPr>
          <w:rFonts w:ascii="Times New Roman" w:hAnsi="Times New Roman"/>
          <w:sz w:val="24"/>
          <w:szCs w:val="24"/>
        </w:rPr>
      </w:pPr>
      <w:bookmarkStart w:id="270" w:name="_Toc24032"/>
      <w:bookmarkStart w:id="271" w:name="_Toc28621"/>
      <w:bookmarkStart w:id="272" w:name="_Toc29089"/>
      <w:bookmarkStart w:id="273" w:name="_Toc5453"/>
      <w:r>
        <w:rPr>
          <w:rFonts w:ascii="Times New Roman" w:hAnsi="Times New Roman"/>
          <w:sz w:val="24"/>
          <w:szCs w:val="24"/>
        </w:rPr>
        <w:t>2.1.2.1.6 - Offer Creation</w:t>
      </w:r>
      <w:bookmarkEnd w:id="270"/>
      <w:bookmarkEnd w:id="271"/>
      <w:bookmarkEnd w:id="272"/>
      <w:bookmarkEnd w:id="273"/>
    </w:p>
    <w:p w:rsidR="0073466D" w:rsidRDefault="00C56BD9">
      <w:pPr>
        <w:jc w:val="both"/>
        <w:rPr>
          <w:rFonts w:ascii="Times New Roman" w:hAnsi="Times New Roman"/>
          <w:sz w:val="24"/>
          <w:szCs w:val="24"/>
        </w:rPr>
      </w:pPr>
      <w:r>
        <w:rPr>
          <w:rFonts w:ascii="Times New Roman" w:hAnsi="Times New Roman"/>
          <w:sz w:val="24"/>
          <w:szCs w:val="24"/>
        </w:rPr>
        <w:t>Here we create the offers. One Merchant could have any number of offers saved. To create the offer we use a Calculator App</w:t>
      </w:r>
      <w:r>
        <w:rPr>
          <w:rFonts w:ascii="Times New Roman" w:hAnsi="Times New Roman"/>
          <w:sz w:val="24"/>
          <w:szCs w:val="24"/>
        </w:rPr>
        <w:t>lication.</w:t>
      </w:r>
    </w:p>
    <w:p w:rsidR="0073466D" w:rsidRDefault="00C56BD9">
      <w:pPr>
        <w:jc w:val="both"/>
        <w:rPr>
          <w:rFonts w:ascii="Times New Roman" w:hAnsi="Times New Roman"/>
          <w:sz w:val="24"/>
          <w:szCs w:val="24"/>
        </w:rPr>
      </w:pPr>
      <w:r>
        <w:rPr>
          <w:rFonts w:ascii="Times New Roman" w:hAnsi="Times New Roman"/>
          <w:sz w:val="24"/>
          <w:szCs w:val="24"/>
        </w:rPr>
        <w:t>This is how the calculator currently looks:</w:t>
      </w:r>
    </w:p>
    <w:p w:rsidR="0073466D" w:rsidRDefault="002671F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603750" cy="3827780"/>
            <wp:effectExtent l="19050" t="0" r="44450" b="20320"/>
            <wp:docPr id="6" name="Picture Fram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4"/>
                    <pic:cNvPicPr>
                      <a:picLocks noChangeAspect="1" noChangeArrowheads="1"/>
                    </pic:cNvPicPr>
                  </pic:nvPicPr>
                  <pic:blipFill>
                    <a:blip r:embed="rId15"/>
                    <a:srcRect/>
                    <a:stretch>
                      <a:fillRect/>
                    </a:stretch>
                  </pic:blipFill>
                  <pic:spPr bwMode="auto">
                    <a:xfrm>
                      <a:off x="0" y="0"/>
                      <a:ext cx="4603750" cy="3827780"/>
                    </a:xfrm>
                    <a:prstGeom prst="rect">
                      <a:avLst/>
                    </a:prstGeom>
                    <a:noFill/>
                    <a:ln w="9525">
                      <a:noFill/>
                      <a:miter lim="800000"/>
                      <a:headEnd/>
                      <a:tailEnd/>
                    </a:ln>
                    <a:effectLst>
                      <a:outerShdw dist="50783" dir="2700000" algn="tl" rotWithShape="0">
                        <a:srgbClr val="000000">
                          <a:alpha val="25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This is an idea of what it could look like (simplified):</w:t>
      </w:r>
    </w:p>
    <w:p w:rsidR="0073466D" w:rsidRDefault="002671F4">
      <w:pPr>
        <w:ind w:leftChars="-181" w:left="-398" w:firstLineChars="166" w:firstLine="398"/>
        <w:jc w:val="both"/>
        <w:rPr>
          <w:rFonts w:ascii="Times New Roman" w:hAnsi="Times New Roman"/>
          <w:sz w:val="24"/>
          <w:szCs w:val="24"/>
        </w:rPr>
      </w:pPr>
      <w:r>
        <w:rPr>
          <w:rFonts w:ascii="Times New Roman" w:hAnsi="Times New Roman"/>
          <w:noProof/>
          <w:sz w:val="24"/>
          <w:szCs w:val="24"/>
        </w:rPr>
        <w:drawing>
          <wp:inline distT="0" distB="0" distL="0" distR="0">
            <wp:extent cx="6421755" cy="2924175"/>
            <wp:effectExtent l="19050" t="0" r="36195" b="9525"/>
            <wp:docPr id="7" name="Picture Fram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55"/>
                    <pic:cNvPicPr>
                      <a:picLocks noChangeAspect="1" noChangeArrowheads="1"/>
                    </pic:cNvPicPr>
                  </pic:nvPicPr>
                  <pic:blipFill>
                    <a:blip r:embed="rId16"/>
                    <a:srcRect/>
                    <a:stretch>
                      <a:fillRect/>
                    </a:stretch>
                  </pic:blipFill>
                  <pic:spPr bwMode="auto">
                    <a:xfrm>
                      <a:off x="0" y="0"/>
                      <a:ext cx="6421755" cy="2924175"/>
                    </a:xfrm>
                    <a:prstGeom prst="rect">
                      <a:avLst/>
                    </a:prstGeom>
                    <a:noFill/>
                    <a:ln w="9525">
                      <a:noFill/>
                      <a:miter lim="800000"/>
                      <a:headEnd/>
                      <a:tailEnd/>
                    </a:ln>
                    <a:effectLst>
                      <a:outerShdw dist="50783" dir="2700000" algn="tl" rotWithShape="0">
                        <a:srgbClr val="000000">
                          <a:alpha val="25000"/>
                        </a:srgbClr>
                      </a:outerShdw>
                    </a:effectLst>
                  </pic:spPr>
                </pic:pic>
              </a:graphicData>
            </a:graphic>
          </wp:inline>
        </w:drawing>
      </w:r>
    </w:p>
    <w:p w:rsidR="0073466D" w:rsidRDefault="00C56BD9">
      <w:pPr>
        <w:pStyle w:val="DefaultStyle"/>
        <w:numPr>
          <w:ilvl w:val="6"/>
          <w:numId w:val="8"/>
        </w:numPr>
        <w:ind w:left="0" w:firstLine="0"/>
        <w:jc w:val="both"/>
        <w:rPr>
          <w:rFonts w:ascii="Times New Roman" w:eastAsia="Calibri" w:hAnsi="Times New Roman" w:cs="Times New Roman"/>
          <w:i/>
          <w:iCs/>
          <w:sz w:val="24"/>
          <w:szCs w:val="24"/>
        </w:rPr>
      </w:pPr>
      <w:r>
        <w:rPr>
          <w:rFonts w:ascii="Times New Roman" w:eastAsia="Calibri" w:hAnsi="Times New Roman" w:cs="Times New Roman"/>
          <w:i/>
          <w:iCs/>
          <w:sz w:val="24"/>
          <w:szCs w:val="24"/>
        </w:rPr>
        <w:t xml:space="preserve">This should pull the Gross Yearly Sales automatically from the information entered in the Merchant Creations process, but it should let us </w:t>
      </w:r>
      <w:r>
        <w:rPr>
          <w:rFonts w:ascii="Times New Roman" w:eastAsia="Calibri" w:hAnsi="Times New Roman" w:cs="Times New Roman"/>
          <w:i/>
          <w:iCs/>
          <w:sz w:val="24"/>
          <w:szCs w:val="24"/>
        </w:rPr>
        <w:t>change it manually in case we need to. The Average Monthly Credit Card Sales should be calculated from the volumes. It should also let us change in manually if we need to.</w:t>
      </w:r>
    </w:p>
    <w:p w:rsidR="0073466D" w:rsidRDefault="00C56BD9">
      <w:pPr>
        <w:pStyle w:val="DefaultStyle"/>
        <w:numPr>
          <w:ilvl w:val="6"/>
          <w:numId w:val="8"/>
        </w:numPr>
        <w:ind w:left="0" w:firstLine="0"/>
        <w:jc w:val="both"/>
        <w:rPr>
          <w:rFonts w:ascii="Times New Roman" w:eastAsia="Calibri" w:hAnsi="Times New Roman" w:cs="Times New Roman"/>
          <w:i/>
          <w:iCs/>
          <w:sz w:val="24"/>
          <w:szCs w:val="24"/>
        </w:rPr>
      </w:pPr>
      <w:r>
        <w:rPr>
          <w:rFonts w:ascii="Times New Roman" w:eastAsia="Calibri" w:hAnsi="Times New Roman" w:cs="Times New Roman"/>
          <w:i/>
          <w:iCs/>
          <w:sz w:val="24"/>
          <w:szCs w:val="24"/>
        </w:rPr>
        <w:lastRenderedPageBreak/>
        <w:t>This is the Offer Calculator. The components of the offer are the Time in months the</w:t>
      </w:r>
      <w:r>
        <w:rPr>
          <w:rFonts w:ascii="Times New Roman" w:eastAsia="Calibri" w:hAnsi="Times New Roman" w:cs="Times New Roman"/>
          <w:i/>
          <w:iCs/>
          <w:sz w:val="24"/>
          <w:szCs w:val="24"/>
        </w:rPr>
        <w:t xml:space="preserve"> contract is expected to last, the loaned and owed amount, the proportion (This is the Owed Amount divided by the Loaned Amount, for example, if the loan is going to be 100, and the owed amount will be 150, then the proportion is 1.5) and the retention per</w:t>
      </w:r>
      <w:r>
        <w:rPr>
          <w:rFonts w:ascii="Times New Roman" w:eastAsia="Calibri" w:hAnsi="Times New Roman" w:cs="Times New Roman"/>
          <w:i/>
          <w:iCs/>
          <w:sz w:val="24"/>
          <w:szCs w:val="24"/>
        </w:rPr>
        <w:t>centage, which is the fixed percentage we will be discounting from the credit card sales of the Merchant as payment. Every field should have sliders to move around the amounts until the officer is comfortable with the offer.</w:t>
      </w:r>
    </w:p>
    <w:p w:rsidR="0073466D" w:rsidRDefault="00C56BD9">
      <w:pPr>
        <w:pStyle w:val="DefaultStyle"/>
        <w:numPr>
          <w:ilvl w:val="6"/>
          <w:numId w:val="8"/>
        </w:numPr>
        <w:ind w:left="0" w:firstLine="0"/>
        <w:jc w:val="both"/>
        <w:rPr>
          <w:rFonts w:ascii="Times New Roman" w:eastAsia="Calibri" w:hAnsi="Times New Roman" w:cs="Times New Roman"/>
          <w:i/>
          <w:iCs/>
          <w:sz w:val="24"/>
          <w:szCs w:val="24"/>
        </w:rPr>
      </w:pPr>
      <w:r>
        <w:rPr>
          <w:rFonts w:ascii="Times New Roman" w:eastAsia="Calibri" w:hAnsi="Times New Roman" w:cs="Times New Roman"/>
          <w:i/>
          <w:iCs/>
          <w:sz w:val="24"/>
          <w:szCs w:val="24"/>
        </w:rPr>
        <w:t>This button is to save the curr</w:t>
      </w:r>
      <w:r>
        <w:rPr>
          <w:rFonts w:ascii="Times New Roman" w:eastAsia="Calibri" w:hAnsi="Times New Roman" w:cs="Times New Roman"/>
          <w:i/>
          <w:iCs/>
          <w:sz w:val="24"/>
          <w:szCs w:val="24"/>
        </w:rPr>
        <w:t>ent offer, so that the officer can do more than one offer to present the client.</w:t>
      </w:r>
    </w:p>
    <w:p w:rsidR="0073466D" w:rsidRDefault="00C56BD9">
      <w:pPr>
        <w:pStyle w:val="DefaultStyle"/>
        <w:numPr>
          <w:ilvl w:val="6"/>
          <w:numId w:val="8"/>
        </w:numPr>
        <w:ind w:left="0" w:firstLine="0"/>
        <w:jc w:val="both"/>
        <w:rPr>
          <w:rFonts w:ascii="Times New Roman" w:eastAsia="Calibri" w:hAnsi="Times New Roman" w:cs="Times New Roman"/>
          <w:i/>
          <w:iCs/>
          <w:sz w:val="24"/>
          <w:szCs w:val="24"/>
        </w:rPr>
      </w:pPr>
      <w:r>
        <w:rPr>
          <w:rFonts w:ascii="Times New Roman" w:eastAsia="Calibri" w:hAnsi="Times New Roman" w:cs="Times New Roman"/>
          <w:i/>
          <w:iCs/>
          <w:sz w:val="24"/>
          <w:szCs w:val="24"/>
        </w:rPr>
        <w:t xml:space="preserve">Here it should display all the saved offers and the details of the offers. </w:t>
      </w:r>
    </w:p>
    <w:p w:rsidR="0073466D" w:rsidRDefault="00C56BD9">
      <w:pPr>
        <w:jc w:val="both"/>
        <w:rPr>
          <w:rFonts w:ascii="Times New Roman" w:hAnsi="Times New Roman"/>
          <w:i/>
          <w:iCs/>
          <w:sz w:val="24"/>
          <w:szCs w:val="24"/>
        </w:rPr>
      </w:pPr>
      <w:r>
        <w:rPr>
          <w:rFonts w:ascii="Times New Roman" w:hAnsi="Times New Roman"/>
          <w:i/>
          <w:iCs/>
          <w:sz w:val="24"/>
          <w:szCs w:val="24"/>
        </w:rPr>
        <w:t>Once the officer has saved all the offers he needs to, he can hit complete or decline (as usual). I</w:t>
      </w:r>
      <w:r>
        <w:rPr>
          <w:rFonts w:ascii="Times New Roman" w:hAnsi="Times New Roman"/>
          <w:i/>
          <w:iCs/>
          <w:sz w:val="24"/>
          <w:szCs w:val="24"/>
        </w:rPr>
        <w:t>f he hits complete, then the system should generate a PDF file with all the saved offers and the details. This is the file the officer is going to send the Sales Representatives so that they can present them to the client.</w:t>
      </w:r>
    </w:p>
    <w:p w:rsidR="0073466D" w:rsidRDefault="0073466D">
      <w:pPr>
        <w:jc w:val="both"/>
        <w:rPr>
          <w:rFonts w:ascii="Times New Roman" w:hAnsi="Times New Roman"/>
          <w:i/>
          <w:iCs/>
          <w:sz w:val="24"/>
          <w:szCs w:val="24"/>
        </w:rPr>
      </w:pPr>
    </w:p>
    <w:p w:rsidR="0073466D" w:rsidRDefault="00C56BD9">
      <w:pPr>
        <w:jc w:val="both"/>
        <w:rPr>
          <w:rFonts w:ascii="Times New Roman" w:hAnsi="Times New Roman"/>
          <w:sz w:val="24"/>
          <w:szCs w:val="24"/>
        </w:rPr>
      </w:pPr>
      <w:r>
        <w:rPr>
          <w:rFonts w:ascii="Times New Roman" w:hAnsi="Times New Roman"/>
          <w:sz w:val="24"/>
          <w:szCs w:val="24"/>
        </w:rPr>
        <w:t>At the same time, it should send</w:t>
      </w:r>
      <w:r>
        <w:rPr>
          <w:rFonts w:ascii="Times New Roman" w:hAnsi="Times New Roman"/>
          <w:sz w:val="24"/>
          <w:szCs w:val="24"/>
        </w:rPr>
        <w:t xml:space="preserve"> an email to the Sales Rep in the following format:</w:t>
      </w:r>
    </w:p>
    <w:p w:rsidR="0073466D" w:rsidRDefault="00C56BD9">
      <w:pPr>
        <w:jc w:val="both"/>
        <w:rPr>
          <w:rFonts w:ascii="Times New Roman" w:hAnsi="Times New Roman"/>
          <w:sz w:val="24"/>
          <w:szCs w:val="24"/>
        </w:rPr>
      </w:pPr>
      <w:r>
        <w:rPr>
          <w:rFonts w:ascii="Times New Roman" w:hAnsi="Times New Roman"/>
          <w:sz w:val="24"/>
          <w:szCs w:val="24"/>
        </w:rPr>
        <w:t>ID # XXX: Merchant Name</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Sales Representative Name:</w:t>
      </w:r>
      <w:r>
        <w:rPr>
          <w:rFonts w:ascii="Times New Roman" w:hAnsi="Times New Roman"/>
          <w:sz w:val="24"/>
          <w:szCs w:val="24"/>
        </w:rPr>
        <w:tab/>
        <w:t xml:space="preserve">John Doe </w:t>
      </w:r>
    </w:p>
    <w:p w:rsidR="0073466D" w:rsidRDefault="00C56BD9">
      <w:pPr>
        <w:jc w:val="both"/>
        <w:rPr>
          <w:rFonts w:ascii="Times New Roman" w:hAnsi="Times New Roman"/>
          <w:sz w:val="24"/>
          <w:szCs w:val="24"/>
        </w:rPr>
      </w:pPr>
      <w:r>
        <w:rPr>
          <w:rFonts w:ascii="Times New Roman" w:hAnsi="Times New Roman"/>
          <w:sz w:val="24"/>
          <w:szCs w:val="24"/>
        </w:rPr>
        <w:t>Business Owner Name: Jack Doe</w:t>
      </w:r>
    </w:p>
    <w:p w:rsidR="0073466D" w:rsidRDefault="00C56BD9">
      <w:pPr>
        <w:jc w:val="both"/>
        <w:rPr>
          <w:rFonts w:ascii="Times New Roman" w:hAnsi="Times New Roman"/>
          <w:sz w:val="24"/>
          <w:szCs w:val="24"/>
        </w:rPr>
      </w:pPr>
      <w:r>
        <w:rPr>
          <w:rFonts w:ascii="Times New Roman" w:hAnsi="Times New Roman"/>
          <w:sz w:val="24"/>
          <w:szCs w:val="24"/>
        </w:rPr>
        <w:t>Offer Date: DD/MM/YY</w:t>
      </w:r>
    </w:p>
    <w:p w:rsidR="0073466D" w:rsidRDefault="00C56BD9">
      <w:pPr>
        <w:jc w:val="both"/>
        <w:rPr>
          <w:rFonts w:ascii="Times New Roman" w:hAnsi="Times New Roman"/>
          <w:sz w:val="24"/>
          <w:szCs w:val="24"/>
        </w:rPr>
      </w:pPr>
      <w:r>
        <w:rPr>
          <w:rFonts w:ascii="Times New Roman" w:hAnsi="Times New Roman"/>
          <w:sz w:val="24"/>
          <w:szCs w:val="24"/>
        </w:rPr>
        <w:t>Expiration Date: DD/MM/YY</w:t>
      </w:r>
    </w:p>
    <w:p w:rsidR="0073466D" w:rsidRDefault="00C56BD9">
      <w:pPr>
        <w:jc w:val="both"/>
        <w:rPr>
          <w:rFonts w:ascii="Times New Roman" w:hAnsi="Times New Roman"/>
          <w:sz w:val="24"/>
          <w:szCs w:val="24"/>
        </w:rPr>
      </w:pPr>
      <w:r>
        <w:rPr>
          <w:rFonts w:ascii="Times New Roman" w:hAnsi="Times New Roman"/>
          <w:sz w:val="24"/>
          <w:szCs w:val="24"/>
        </w:rPr>
        <w:t>Offers</w:t>
      </w:r>
    </w:p>
    <w:p w:rsidR="0073466D" w:rsidRDefault="00C56BD9">
      <w:pPr>
        <w:jc w:val="both"/>
        <w:rPr>
          <w:rFonts w:ascii="Times New Roman" w:hAnsi="Times New Roman"/>
          <w:sz w:val="24"/>
          <w:szCs w:val="24"/>
        </w:rPr>
      </w:pPr>
      <w:r>
        <w:rPr>
          <w:rFonts w:ascii="Times New Roman" w:hAnsi="Times New Roman"/>
          <w:sz w:val="24"/>
          <w:szCs w:val="24"/>
        </w:rPr>
        <w:t>Offer 1</w:t>
      </w:r>
    </w:p>
    <w:p w:rsidR="0073466D" w:rsidRDefault="00C56BD9">
      <w:pPr>
        <w:jc w:val="both"/>
        <w:rPr>
          <w:rFonts w:ascii="Times New Roman" w:hAnsi="Times New Roman"/>
          <w:sz w:val="24"/>
          <w:szCs w:val="24"/>
        </w:rPr>
      </w:pPr>
      <w:r>
        <w:rPr>
          <w:rFonts w:ascii="Times New Roman" w:hAnsi="Times New Roman"/>
          <w:sz w:val="24"/>
          <w:szCs w:val="24"/>
        </w:rPr>
        <w:t>MCA Amount:</w:t>
      </w:r>
      <w:r>
        <w:rPr>
          <w:rFonts w:ascii="Times New Roman" w:hAnsi="Times New Roman"/>
          <w:sz w:val="24"/>
          <w:szCs w:val="24"/>
        </w:rPr>
        <w:tab/>
        <w:t>RD$104,000.00</w:t>
      </w:r>
    </w:p>
    <w:p w:rsidR="0073466D" w:rsidRDefault="00C56BD9">
      <w:pPr>
        <w:jc w:val="both"/>
        <w:rPr>
          <w:rFonts w:ascii="Times New Roman" w:hAnsi="Times New Roman"/>
          <w:sz w:val="24"/>
          <w:szCs w:val="24"/>
        </w:rPr>
      </w:pPr>
      <w:r>
        <w:rPr>
          <w:rFonts w:ascii="Times New Roman" w:hAnsi="Times New Roman"/>
          <w:sz w:val="24"/>
          <w:szCs w:val="24"/>
        </w:rPr>
        <w:t>Owen Amount:</w:t>
      </w:r>
      <w:r>
        <w:rPr>
          <w:rFonts w:ascii="Times New Roman" w:hAnsi="Times New Roman"/>
          <w:sz w:val="24"/>
          <w:szCs w:val="24"/>
        </w:rPr>
        <w:tab/>
        <w:t>RD$127,920.</w:t>
      </w:r>
      <w:r>
        <w:rPr>
          <w:rFonts w:ascii="Times New Roman" w:hAnsi="Times New Roman"/>
          <w:sz w:val="24"/>
          <w:szCs w:val="24"/>
        </w:rPr>
        <w:t>00</w:t>
      </w:r>
    </w:p>
    <w:p w:rsidR="0073466D" w:rsidRDefault="00C56BD9">
      <w:pPr>
        <w:jc w:val="both"/>
        <w:rPr>
          <w:rFonts w:ascii="Times New Roman" w:hAnsi="Times New Roman"/>
          <w:sz w:val="24"/>
          <w:szCs w:val="24"/>
        </w:rPr>
      </w:pPr>
      <w:r>
        <w:rPr>
          <w:rFonts w:ascii="Times New Roman" w:hAnsi="Times New Roman"/>
          <w:sz w:val="24"/>
          <w:szCs w:val="24"/>
        </w:rPr>
        <w:t>Price:</w:t>
      </w:r>
      <w:r>
        <w:rPr>
          <w:rFonts w:ascii="Times New Roman" w:hAnsi="Times New Roman"/>
          <w:sz w:val="24"/>
          <w:szCs w:val="24"/>
        </w:rPr>
        <w:tab/>
        <w:t>1.2300</w:t>
      </w:r>
    </w:p>
    <w:p w:rsidR="0073466D" w:rsidRDefault="00C56BD9">
      <w:pPr>
        <w:jc w:val="both"/>
        <w:rPr>
          <w:rFonts w:ascii="Times New Roman" w:hAnsi="Times New Roman"/>
          <w:sz w:val="24"/>
          <w:szCs w:val="24"/>
        </w:rPr>
      </w:pPr>
      <w:r>
        <w:rPr>
          <w:rFonts w:ascii="Times New Roman" w:hAnsi="Times New Roman"/>
          <w:sz w:val="24"/>
          <w:szCs w:val="24"/>
        </w:rPr>
        <w:t>% Retention:</w:t>
      </w:r>
      <w:r>
        <w:rPr>
          <w:rFonts w:ascii="Times New Roman" w:hAnsi="Times New Roman"/>
          <w:sz w:val="24"/>
          <w:szCs w:val="24"/>
        </w:rPr>
        <w:tab/>
        <w:t>29.00%</w:t>
      </w:r>
    </w:p>
    <w:p w:rsidR="0073466D" w:rsidRDefault="00C56BD9">
      <w:pPr>
        <w:jc w:val="both"/>
        <w:rPr>
          <w:rFonts w:ascii="Times New Roman" w:hAnsi="Times New Roman"/>
          <w:sz w:val="24"/>
          <w:szCs w:val="24"/>
        </w:rPr>
      </w:pPr>
      <w:r>
        <w:rPr>
          <w:rFonts w:ascii="Times New Roman" w:hAnsi="Times New Roman"/>
          <w:sz w:val="24"/>
          <w:szCs w:val="24"/>
        </w:rPr>
        <w:t>Repayment Time (months):</w:t>
      </w:r>
      <w:r>
        <w:rPr>
          <w:rFonts w:ascii="Times New Roman" w:hAnsi="Times New Roman"/>
          <w:sz w:val="24"/>
          <w:szCs w:val="24"/>
        </w:rPr>
        <w:tab/>
        <w:t>5.03</w:t>
      </w:r>
    </w:p>
    <w:p w:rsidR="0073466D" w:rsidRDefault="00C56BD9">
      <w:pPr>
        <w:jc w:val="both"/>
        <w:rPr>
          <w:rFonts w:ascii="Times New Roman" w:hAnsi="Times New Roman"/>
          <w:sz w:val="24"/>
          <w:szCs w:val="24"/>
        </w:rPr>
      </w:pPr>
      <w:r>
        <w:rPr>
          <w:rFonts w:ascii="Times New Roman" w:hAnsi="Times New Roman"/>
          <w:sz w:val="24"/>
          <w:szCs w:val="24"/>
        </w:rPr>
        <w:lastRenderedPageBreak/>
        <w:t>Pending Requirements:</w:t>
      </w:r>
    </w:p>
    <w:p w:rsidR="0073466D" w:rsidRDefault="00C56BD9">
      <w:pPr>
        <w:jc w:val="both"/>
        <w:rPr>
          <w:rFonts w:ascii="Times New Roman" w:hAnsi="Times New Roman"/>
          <w:sz w:val="24"/>
          <w:szCs w:val="24"/>
        </w:rPr>
      </w:pPr>
      <w:r>
        <w:rPr>
          <w:rFonts w:ascii="Times New Roman" w:hAnsi="Times New Roman"/>
          <w:sz w:val="24"/>
          <w:szCs w:val="24"/>
        </w:rPr>
        <w:t>Additional Notes:</w:t>
      </w:r>
    </w:p>
    <w:p w:rsidR="0073466D" w:rsidRDefault="0073466D">
      <w:pPr>
        <w:jc w:val="both"/>
        <w:rPr>
          <w:rFonts w:ascii="Times New Roman" w:hAnsi="Times New Roman"/>
          <w:sz w:val="24"/>
          <w:szCs w:val="24"/>
        </w:rPr>
      </w:pP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*Notes: </w:t>
      </w:r>
    </w:p>
    <w:p w:rsidR="0073466D" w:rsidRDefault="00C56BD9">
      <w:pPr>
        <w:numPr>
          <w:ilvl w:val="0"/>
          <w:numId w:val="9"/>
        </w:numPr>
        <w:jc w:val="both"/>
        <w:rPr>
          <w:rFonts w:ascii="Times New Roman" w:hAnsi="Times New Roman"/>
          <w:sz w:val="24"/>
          <w:szCs w:val="24"/>
        </w:rPr>
      </w:pPr>
      <w:r>
        <w:rPr>
          <w:rFonts w:ascii="Times New Roman" w:hAnsi="Times New Roman"/>
          <w:sz w:val="24"/>
          <w:szCs w:val="24"/>
        </w:rPr>
        <w:t xml:space="preserve">This is where we will model the decline letter and will be sent to the email the customer provided as well as sent to the sales rep, sales </w:t>
      </w:r>
      <w:r>
        <w:rPr>
          <w:rFonts w:ascii="Times New Roman" w:hAnsi="Times New Roman"/>
          <w:sz w:val="24"/>
          <w:szCs w:val="24"/>
        </w:rPr>
        <w:t>manager, also any other email address could be included manually.</w:t>
      </w:r>
    </w:p>
    <w:p w:rsidR="0073466D" w:rsidRDefault="00C56BD9">
      <w:pPr>
        <w:numPr>
          <w:ilvl w:val="0"/>
          <w:numId w:val="9"/>
        </w:numPr>
        <w:jc w:val="both"/>
        <w:rPr>
          <w:rFonts w:ascii="Times New Roman" w:hAnsi="Times New Roman"/>
          <w:sz w:val="24"/>
          <w:szCs w:val="24"/>
        </w:rPr>
      </w:pPr>
      <w:r>
        <w:rPr>
          <w:rFonts w:ascii="Times New Roman" w:hAnsi="Times New Roman"/>
          <w:sz w:val="24"/>
          <w:szCs w:val="24"/>
        </w:rPr>
        <w:t>If Gross Yearly Sales is modified while Offer generation is should be updated in merchant details.</w:t>
      </w:r>
    </w:p>
    <w:p w:rsidR="0073466D" w:rsidRDefault="00C56BD9">
      <w:pPr>
        <w:numPr>
          <w:ilvl w:val="0"/>
          <w:numId w:val="9"/>
        </w:numPr>
        <w:jc w:val="both"/>
        <w:rPr>
          <w:rFonts w:ascii="Times New Roman" w:hAnsi="Times New Roman"/>
          <w:sz w:val="24"/>
          <w:szCs w:val="24"/>
        </w:rPr>
      </w:pPr>
      <w:r>
        <w:rPr>
          <w:rFonts w:ascii="Times New Roman" w:hAnsi="Times New Roman"/>
          <w:sz w:val="24"/>
          <w:szCs w:val="24"/>
        </w:rPr>
        <w:t>If Gross yearly Sales is modified after generating an offer: The system should calculate if</w:t>
      </w:r>
      <w:r>
        <w:rPr>
          <w:rFonts w:ascii="Times New Roman" w:hAnsi="Times New Roman"/>
          <w:sz w:val="24"/>
          <w:szCs w:val="24"/>
        </w:rPr>
        <w:t xml:space="preserve"> that offer still applies for the new Gross Yearly Sales,  and if it doesn't, it should let us know, maybe we should have a Offer Does Not Apply sign in the offer. Remember the retention % can never be more than 9% of the total gross sales, so if for examp</w:t>
      </w:r>
      <w:r>
        <w:rPr>
          <w:rFonts w:ascii="Times New Roman" w:hAnsi="Times New Roman"/>
          <w:sz w:val="24"/>
          <w:szCs w:val="24"/>
        </w:rPr>
        <w:t>le the gross sales are less once we analyze the merchant, then there would be a probability that we overpass that 9% threshold.</w:t>
      </w:r>
    </w:p>
    <w:p w:rsidR="0073466D" w:rsidRDefault="00C56BD9">
      <w:pPr>
        <w:numPr>
          <w:ilvl w:val="0"/>
          <w:numId w:val="9"/>
        </w:numPr>
        <w:jc w:val="both"/>
        <w:rPr>
          <w:rFonts w:ascii="Times New Roman" w:hAnsi="Times New Roman"/>
          <w:sz w:val="24"/>
          <w:szCs w:val="24"/>
        </w:rPr>
      </w:pPr>
      <w:del w:id="274" w:author="sramirez" w:date="2014-07-18T11:38:00Z">
        <w:r>
          <w:rPr>
            <w:rFonts w:ascii="Times New Roman" w:hAnsi="Times New Roman"/>
            <w:sz w:val="24"/>
            <w:szCs w:val="24"/>
          </w:rPr>
          <w:delText>Good to have feature</w:delText>
        </w:r>
      </w:del>
      <w:ins w:id="275" w:author="sramirez" w:date="2014-07-18T11:38:00Z">
        <w:r>
          <w:rPr>
            <w:rFonts w:ascii="Times New Roman" w:hAnsi="Times New Roman"/>
            <w:sz w:val="24"/>
            <w:szCs w:val="24"/>
          </w:rPr>
          <w:t>Must have</w:t>
        </w:r>
      </w:ins>
      <w:r>
        <w:rPr>
          <w:rFonts w:ascii="Times New Roman" w:hAnsi="Times New Roman"/>
          <w:sz w:val="24"/>
          <w:szCs w:val="24"/>
        </w:rPr>
        <w:t>: Maintain log of change in Gross Yearly Sales changes while Offer generation.</w:t>
      </w:r>
    </w:p>
    <w:p w:rsidR="0073466D" w:rsidRDefault="00C56BD9">
      <w:pPr>
        <w:numPr>
          <w:ilvl w:val="0"/>
          <w:numId w:val="9"/>
        </w:numPr>
        <w:jc w:val="both"/>
        <w:rPr>
          <w:rFonts w:ascii="Times New Roman" w:hAnsi="Times New Roman"/>
          <w:sz w:val="24"/>
          <w:szCs w:val="24"/>
        </w:rPr>
      </w:pPr>
      <w:r>
        <w:rPr>
          <w:rFonts w:ascii="Times New Roman" w:hAnsi="Times New Roman"/>
          <w:sz w:val="24"/>
          <w:szCs w:val="24"/>
        </w:rPr>
        <w:t xml:space="preserve">If the last scoring </w:t>
      </w:r>
      <w:r>
        <w:rPr>
          <w:rFonts w:ascii="Times New Roman" w:hAnsi="Times New Roman"/>
          <w:sz w:val="24"/>
          <w:szCs w:val="24"/>
        </w:rPr>
        <w:t>is less than 60 days prior to when reevaluating, we can reactivate this merchant, if not it has to go through the complete PQ work flow once again.</w:t>
      </w:r>
    </w:p>
    <w:p w:rsidR="0073466D" w:rsidRDefault="00C56BD9">
      <w:pPr>
        <w:numPr>
          <w:ilvl w:val="0"/>
          <w:numId w:val="9"/>
        </w:numPr>
        <w:jc w:val="both"/>
        <w:rPr>
          <w:rFonts w:ascii="Times New Roman" w:hAnsi="Times New Roman"/>
          <w:sz w:val="24"/>
          <w:szCs w:val="24"/>
        </w:rPr>
      </w:pPr>
      <w:r>
        <w:rPr>
          <w:rFonts w:ascii="Times New Roman" w:hAnsi="Times New Roman"/>
          <w:sz w:val="24"/>
          <w:szCs w:val="24"/>
        </w:rPr>
        <w:t>On Offer expiration email notification should be sent to The Sales Rep, Sales Manager, General Manager and R</w:t>
      </w:r>
      <w:r>
        <w:rPr>
          <w:rFonts w:ascii="Times New Roman" w:hAnsi="Times New Roman"/>
          <w:sz w:val="24"/>
          <w:szCs w:val="24"/>
        </w:rPr>
        <w:t>isk Manager.</w:t>
      </w:r>
    </w:p>
    <w:p w:rsidR="0073466D" w:rsidRDefault="00C56BD9">
      <w:pPr>
        <w:numPr>
          <w:ilvl w:val="0"/>
          <w:numId w:val="9"/>
        </w:numPr>
        <w:jc w:val="both"/>
        <w:rPr>
          <w:rFonts w:ascii="Times New Roman" w:hAnsi="Times New Roman"/>
          <w:sz w:val="24"/>
          <w:szCs w:val="24"/>
        </w:rPr>
      </w:pPr>
      <w:r>
        <w:rPr>
          <w:rFonts w:ascii="Times New Roman" w:hAnsi="Times New Roman"/>
          <w:sz w:val="24"/>
          <w:szCs w:val="24"/>
        </w:rPr>
        <w:t>In the prequal offer everything could be changed thrue the calculator and if applies. We don't need Merchant's consent to change it. It would be good to keep track of the changes.</w:t>
      </w:r>
    </w:p>
    <w:p w:rsidR="0073466D" w:rsidRDefault="00C56BD9">
      <w:pPr>
        <w:pStyle w:val="Ttulo3"/>
        <w:jc w:val="both"/>
        <w:rPr>
          <w:rFonts w:ascii="Times New Roman" w:hAnsi="Times New Roman"/>
          <w:sz w:val="24"/>
          <w:szCs w:val="24"/>
        </w:rPr>
      </w:pPr>
      <w:bookmarkStart w:id="276" w:name="_Toc21994"/>
      <w:bookmarkStart w:id="277" w:name="_Toc15768"/>
      <w:bookmarkStart w:id="278" w:name="_Toc32716"/>
      <w:bookmarkStart w:id="279" w:name="_Toc18143"/>
      <w:r>
        <w:rPr>
          <w:rFonts w:ascii="Times New Roman" w:hAnsi="Times New Roman"/>
          <w:sz w:val="24"/>
          <w:szCs w:val="24"/>
        </w:rPr>
        <w:t>2.1.2.1.7 - Offers Pending for Acceptance</w:t>
      </w:r>
      <w:bookmarkEnd w:id="276"/>
      <w:bookmarkEnd w:id="277"/>
      <w:bookmarkEnd w:id="278"/>
      <w:bookmarkEnd w:id="279"/>
    </w:p>
    <w:p w:rsidR="0073466D" w:rsidRDefault="00C56BD9">
      <w:pPr>
        <w:jc w:val="both"/>
        <w:rPr>
          <w:ins w:id="280" w:author="sramirez" w:date="2014-07-18T11:45:00Z"/>
          <w:rFonts w:ascii="Times New Roman" w:hAnsi="Times New Roman"/>
          <w:sz w:val="24"/>
          <w:szCs w:val="24"/>
        </w:rPr>
      </w:pPr>
      <w:r>
        <w:rPr>
          <w:rFonts w:ascii="Times New Roman" w:hAnsi="Times New Roman"/>
          <w:sz w:val="24"/>
          <w:szCs w:val="24"/>
        </w:rPr>
        <w:t>This should be anothe</w:t>
      </w:r>
      <w:r>
        <w:rPr>
          <w:rFonts w:ascii="Times New Roman" w:hAnsi="Times New Roman"/>
          <w:sz w:val="24"/>
          <w:szCs w:val="24"/>
        </w:rPr>
        <w:t>r list where we have all the pending offers with the option to accept any offer and kick off the contract work flow. If the offer is declined, the Agent will choose any of the decline reasons and the Merchant will be marked as declined, with the possibilit</w:t>
      </w:r>
      <w:r>
        <w:rPr>
          <w:rFonts w:ascii="Times New Roman" w:hAnsi="Times New Roman"/>
          <w:sz w:val="24"/>
          <w:szCs w:val="24"/>
        </w:rPr>
        <w:t>y of reactivation within a 60 day window. If the contract has not been reactivated after 60 days, then the Merchant must be recreated in the usual way.</w:t>
      </w:r>
      <w:ins w:id="281" w:author="sramirez" w:date="2014-07-18T11:41:00Z">
        <w:r>
          <w:rPr>
            <w:rFonts w:ascii="Times New Roman" w:hAnsi="Times New Roman"/>
            <w:sz w:val="24"/>
            <w:szCs w:val="24"/>
          </w:rPr>
          <w:t xml:space="preserve"> Depending on the decline reason the system should constantly and </w:t>
        </w:r>
      </w:ins>
      <w:ins w:id="282" w:author="sramirez" w:date="2014-07-18T11:42:00Z">
        <w:r>
          <w:rPr>
            <w:rFonts w:ascii="Times New Roman" w:hAnsi="Times New Roman"/>
            <w:sz w:val="24"/>
            <w:szCs w:val="24"/>
          </w:rPr>
          <w:t>automatically</w:t>
        </w:r>
      </w:ins>
      <w:ins w:id="283" w:author="sramirez" w:date="2014-07-18T11:41:00Z">
        <w:r>
          <w:rPr>
            <w:rFonts w:ascii="Times New Roman" w:hAnsi="Times New Roman"/>
            <w:sz w:val="24"/>
            <w:szCs w:val="24"/>
          </w:rPr>
          <w:t xml:space="preserve"> revaluate merchants</w:t>
        </w:r>
      </w:ins>
      <w:ins w:id="284" w:author="sramirez" w:date="2014-07-18T11:42:00Z">
        <w:r>
          <w:rPr>
            <w:rFonts w:ascii="Times New Roman" w:hAnsi="Times New Roman"/>
            <w:sz w:val="24"/>
            <w:szCs w:val="24"/>
          </w:rPr>
          <w:t>, it s</w:t>
        </w:r>
        <w:r>
          <w:rPr>
            <w:rFonts w:ascii="Times New Roman" w:hAnsi="Times New Roman"/>
            <w:sz w:val="24"/>
            <w:szCs w:val="24"/>
          </w:rPr>
          <w:t xml:space="preserve">hould put the merchant on the initial precualification task. </w:t>
        </w:r>
      </w:ins>
      <w:ins w:id="285" w:author="sramirez" w:date="2014-07-18T11:43:00Z">
        <w:r>
          <w:rPr>
            <w:rFonts w:ascii="Times New Roman" w:hAnsi="Times New Roman"/>
            <w:sz w:val="24"/>
            <w:szCs w:val="24"/>
          </w:rPr>
          <w:t xml:space="preserve">Bellow </w:t>
        </w:r>
      </w:ins>
      <w:ins w:id="286" w:author="sramirez" w:date="2014-07-18T11:42:00Z">
        <w:r>
          <w:rPr>
            <w:rFonts w:ascii="Times New Roman" w:hAnsi="Times New Roman"/>
            <w:sz w:val="24"/>
            <w:szCs w:val="24"/>
          </w:rPr>
          <w:t>is the amount of time after decline that it should be put in the prequalification list</w:t>
        </w:r>
      </w:ins>
      <w:ins w:id="287" w:author="sramirez" w:date="2014-07-18T11:43:00Z">
        <w:r>
          <w:rPr>
            <w:rFonts w:ascii="Times New Roman" w:hAnsi="Times New Roman"/>
            <w:sz w:val="24"/>
            <w:szCs w:val="24"/>
          </w:rPr>
          <w:t>:</w:t>
        </w:r>
      </w:ins>
    </w:p>
    <w:p w:rsidR="0073466D" w:rsidRDefault="00C56BD9">
      <w:pPr>
        <w:pStyle w:val="ListParagraph1"/>
        <w:jc w:val="both"/>
        <w:rPr>
          <w:ins w:id="288" w:author="sramirez" w:date="2014-07-18T11:45:00Z"/>
          <w:rFonts w:ascii="Times New Roman" w:hAnsi="Times New Roman"/>
          <w:sz w:val="24"/>
          <w:szCs w:val="24"/>
        </w:rPr>
      </w:pPr>
      <w:ins w:id="289" w:author="sramirez" w:date="2014-07-18T11:45:00Z">
        <w:r>
          <w:rPr>
            <w:rFonts w:ascii="Times New Roman" w:hAnsi="Times New Roman"/>
            <w:b/>
            <w:sz w:val="24"/>
            <w:szCs w:val="24"/>
          </w:rPr>
          <w:t>Declined By Avanzame</w:t>
        </w:r>
        <w:r>
          <w:rPr>
            <w:rFonts w:ascii="Times New Roman" w:hAnsi="Times New Roman"/>
            <w:sz w:val="24"/>
            <w:szCs w:val="24"/>
          </w:rPr>
          <w:t>:</w:t>
        </w:r>
      </w:ins>
    </w:p>
    <w:p w:rsidR="0073466D" w:rsidRDefault="00C56BD9">
      <w:pPr>
        <w:pStyle w:val="ListParagraph1"/>
        <w:numPr>
          <w:ilvl w:val="0"/>
          <w:numId w:val="10"/>
        </w:numPr>
        <w:jc w:val="both"/>
        <w:rPr>
          <w:ins w:id="290" w:author="sramirez" w:date="2014-07-18T11:45:00Z"/>
          <w:rFonts w:ascii="Times New Roman" w:hAnsi="Times New Roman"/>
          <w:sz w:val="24"/>
          <w:szCs w:val="24"/>
        </w:rPr>
      </w:pPr>
      <w:ins w:id="291" w:author="sramirez" w:date="2014-07-18T11:45:00Z">
        <w:r>
          <w:rPr>
            <w:rFonts w:ascii="Times New Roman" w:hAnsi="Times New Roman"/>
            <w:sz w:val="24"/>
            <w:szCs w:val="24"/>
          </w:rPr>
          <w:t>Unacceptable Credit Score – 90 days</w:t>
        </w:r>
      </w:ins>
    </w:p>
    <w:p w:rsidR="0073466D" w:rsidRDefault="00C56BD9">
      <w:pPr>
        <w:pStyle w:val="ListParagraph1"/>
        <w:numPr>
          <w:ilvl w:val="0"/>
          <w:numId w:val="10"/>
        </w:numPr>
        <w:jc w:val="both"/>
        <w:rPr>
          <w:ins w:id="292" w:author="sramirez" w:date="2014-07-18T11:45:00Z"/>
          <w:rFonts w:ascii="Times New Roman" w:hAnsi="Times New Roman"/>
          <w:sz w:val="24"/>
          <w:szCs w:val="24"/>
        </w:rPr>
      </w:pPr>
      <w:ins w:id="293" w:author="sramirez" w:date="2014-07-18T11:45:00Z">
        <w:r>
          <w:rPr>
            <w:rFonts w:ascii="Times New Roman" w:hAnsi="Times New Roman"/>
            <w:sz w:val="24"/>
            <w:szCs w:val="24"/>
          </w:rPr>
          <w:lastRenderedPageBreak/>
          <w:t>Merchant doesn’t fulfill Gross Yearly Sale</w:t>
        </w:r>
        <w:r>
          <w:rPr>
            <w:rFonts w:ascii="Times New Roman" w:hAnsi="Times New Roman"/>
            <w:sz w:val="24"/>
            <w:szCs w:val="24"/>
          </w:rPr>
          <w:t xml:space="preserve">s requirement </w:t>
        </w:r>
      </w:ins>
      <w:ins w:id="294" w:author="sramirez" w:date="2014-07-18T11:48:00Z">
        <w:r>
          <w:rPr>
            <w:rFonts w:ascii="Times New Roman" w:hAnsi="Times New Roman"/>
            <w:sz w:val="24"/>
            <w:szCs w:val="24"/>
          </w:rPr>
          <w:t>–90 days</w:t>
        </w:r>
      </w:ins>
    </w:p>
    <w:p w:rsidR="0073466D" w:rsidRDefault="00C56BD9">
      <w:pPr>
        <w:pStyle w:val="ListParagraph1"/>
        <w:numPr>
          <w:ilvl w:val="0"/>
          <w:numId w:val="10"/>
        </w:numPr>
        <w:jc w:val="both"/>
        <w:rPr>
          <w:ins w:id="295" w:author="sramirez" w:date="2014-07-18T11:45:00Z"/>
          <w:rFonts w:ascii="Times New Roman" w:hAnsi="Times New Roman"/>
          <w:sz w:val="24"/>
          <w:szCs w:val="24"/>
        </w:rPr>
      </w:pPr>
      <w:ins w:id="296" w:author="sramirez" w:date="2014-07-18T11:45:00Z">
        <w:r>
          <w:rPr>
            <w:rFonts w:ascii="Times New Roman" w:hAnsi="Times New Roman"/>
            <w:sz w:val="24"/>
            <w:szCs w:val="24"/>
          </w:rPr>
          <w:t>Merchant doesn’t have authorized Credit Card Processor</w:t>
        </w:r>
      </w:ins>
      <w:ins w:id="297" w:author="sramirez" w:date="2014-07-18T11:48:00Z">
        <w:r>
          <w:rPr>
            <w:rFonts w:ascii="Times New Roman" w:hAnsi="Times New Roman"/>
            <w:sz w:val="24"/>
            <w:szCs w:val="24"/>
          </w:rPr>
          <w:t xml:space="preserve"> – 120 days</w:t>
        </w:r>
      </w:ins>
    </w:p>
    <w:p w:rsidR="0073466D" w:rsidRDefault="00C56BD9">
      <w:pPr>
        <w:pStyle w:val="ListParagraph1"/>
        <w:numPr>
          <w:ilvl w:val="0"/>
          <w:numId w:val="10"/>
        </w:numPr>
        <w:jc w:val="both"/>
        <w:rPr>
          <w:ins w:id="298" w:author="sramirez" w:date="2014-07-18T11:45:00Z"/>
          <w:rFonts w:ascii="Times New Roman" w:hAnsi="Times New Roman"/>
          <w:sz w:val="24"/>
          <w:szCs w:val="24"/>
        </w:rPr>
      </w:pPr>
      <w:ins w:id="299" w:author="sramirez" w:date="2014-07-18T11:45:00Z">
        <w:r>
          <w:rPr>
            <w:rFonts w:ascii="Times New Roman" w:hAnsi="Times New Roman"/>
            <w:sz w:val="24"/>
            <w:szCs w:val="24"/>
          </w:rPr>
          <w:t>Merchant doesn’t fulfill minimum CC transactions requirement</w:t>
        </w:r>
      </w:ins>
      <w:ins w:id="300" w:author="sramirez" w:date="2014-07-18T11:48:00Z">
        <w:r>
          <w:rPr>
            <w:rFonts w:ascii="Times New Roman" w:hAnsi="Times New Roman"/>
            <w:sz w:val="24"/>
            <w:szCs w:val="24"/>
          </w:rPr>
          <w:t xml:space="preserve"> - </w:t>
        </w:r>
      </w:ins>
    </w:p>
    <w:p w:rsidR="0073466D" w:rsidRDefault="00C56BD9">
      <w:pPr>
        <w:pStyle w:val="ListParagraph1"/>
        <w:numPr>
          <w:ilvl w:val="0"/>
          <w:numId w:val="10"/>
        </w:numPr>
        <w:jc w:val="both"/>
        <w:rPr>
          <w:ins w:id="301" w:author="sramirez" w:date="2014-07-18T11:45:00Z"/>
          <w:rFonts w:ascii="Times New Roman" w:hAnsi="Times New Roman"/>
          <w:sz w:val="24"/>
          <w:szCs w:val="24"/>
        </w:rPr>
      </w:pPr>
      <w:ins w:id="302" w:author="sramirez" w:date="2014-07-18T11:45:00Z">
        <w:r>
          <w:rPr>
            <w:rFonts w:ascii="Times New Roman" w:hAnsi="Times New Roman"/>
            <w:sz w:val="24"/>
            <w:szCs w:val="24"/>
          </w:rPr>
          <w:t>CC sales have gone down</w:t>
        </w:r>
      </w:ins>
      <w:ins w:id="303" w:author="sramirez" w:date="2014-07-18T11:49:00Z">
        <w:r>
          <w:rPr>
            <w:rFonts w:ascii="Times New Roman" w:hAnsi="Times New Roman"/>
            <w:sz w:val="24"/>
            <w:szCs w:val="24"/>
          </w:rPr>
          <w:t xml:space="preserve"> – 90 days</w:t>
        </w:r>
      </w:ins>
    </w:p>
    <w:p w:rsidR="0073466D" w:rsidRDefault="00C56BD9">
      <w:pPr>
        <w:pStyle w:val="ListParagraph1"/>
        <w:numPr>
          <w:ilvl w:val="0"/>
          <w:numId w:val="10"/>
        </w:numPr>
        <w:jc w:val="both"/>
        <w:rPr>
          <w:ins w:id="304" w:author="sramirez" w:date="2014-07-18T11:45:00Z"/>
          <w:rFonts w:ascii="Times New Roman" w:hAnsi="Times New Roman"/>
          <w:sz w:val="24"/>
          <w:szCs w:val="24"/>
        </w:rPr>
      </w:pPr>
      <w:ins w:id="305" w:author="sramirez" w:date="2014-07-18T11:45:00Z">
        <w:r>
          <w:rPr>
            <w:rFonts w:ascii="Times New Roman" w:hAnsi="Times New Roman"/>
            <w:sz w:val="24"/>
            <w:szCs w:val="24"/>
          </w:rPr>
          <w:t>Less than 5 months accepting CC payments</w:t>
        </w:r>
      </w:ins>
      <w:ins w:id="306" w:author="sramirez" w:date="2014-07-18T11:49:00Z">
        <w:r>
          <w:rPr>
            <w:rFonts w:ascii="Times New Roman" w:hAnsi="Times New Roman"/>
            <w:sz w:val="24"/>
            <w:szCs w:val="24"/>
          </w:rPr>
          <w:t xml:space="preserve"> – 150 days</w:t>
        </w:r>
      </w:ins>
    </w:p>
    <w:p w:rsidR="0073466D" w:rsidRDefault="00C56BD9">
      <w:pPr>
        <w:pStyle w:val="ListParagraph1"/>
        <w:numPr>
          <w:ilvl w:val="0"/>
          <w:numId w:val="10"/>
        </w:numPr>
        <w:jc w:val="both"/>
        <w:rPr>
          <w:ins w:id="307" w:author="sramirez" w:date="2014-07-18T11:45:00Z"/>
          <w:rFonts w:ascii="Times New Roman" w:hAnsi="Times New Roman"/>
          <w:sz w:val="24"/>
          <w:szCs w:val="24"/>
        </w:rPr>
      </w:pPr>
      <w:ins w:id="308" w:author="sramirez" w:date="2014-07-18T11:45:00Z">
        <w:r>
          <w:rPr>
            <w:rFonts w:ascii="Times New Roman" w:hAnsi="Times New Roman"/>
            <w:sz w:val="24"/>
            <w:szCs w:val="24"/>
          </w:rPr>
          <w:t xml:space="preserve">CC volumes don’t </w:t>
        </w:r>
        <w:r>
          <w:rPr>
            <w:rFonts w:ascii="Times New Roman" w:hAnsi="Times New Roman"/>
            <w:sz w:val="24"/>
            <w:szCs w:val="24"/>
          </w:rPr>
          <w:t>fulfill requirements</w:t>
        </w:r>
      </w:ins>
      <w:ins w:id="309" w:author="sramirez" w:date="2014-07-18T11:51:00Z">
        <w:r>
          <w:rPr>
            <w:rFonts w:ascii="Times New Roman" w:hAnsi="Times New Roman"/>
            <w:sz w:val="24"/>
            <w:szCs w:val="24"/>
          </w:rPr>
          <w:t>–120 days</w:t>
        </w:r>
      </w:ins>
    </w:p>
    <w:p w:rsidR="0073466D" w:rsidRDefault="00C56BD9">
      <w:pPr>
        <w:pStyle w:val="ListParagraph1"/>
        <w:numPr>
          <w:ilvl w:val="0"/>
          <w:numId w:val="10"/>
        </w:numPr>
        <w:jc w:val="both"/>
        <w:rPr>
          <w:ins w:id="310" w:author="sramirez" w:date="2014-07-18T11:45:00Z"/>
          <w:rFonts w:ascii="Times New Roman" w:hAnsi="Times New Roman"/>
          <w:sz w:val="24"/>
          <w:szCs w:val="24"/>
        </w:rPr>
      </w:pPr>
      <w:ins w:id="311" w:author="sramirez" w:date="2014-07-18T11:45:00Z">
        <w:r>
          <w:rPr>
            <w:rFonts w:ascii="Times New Roman" w:hAnsi="Times New Roman"/>
            <w:sz w:val="24"/>
            <w:szCs w:val="24"/>
          </w:rPr>
          <w:t>The person who signed the form is not an authorized person</w:t>
        </w:r>
      </w:ins>
      <w:ins w:id="312" w:author="sramirez" w:date="2014-07-18T11:52:00Z">
        <w:r>
          <w:rPr>
            <w:rFonts w:ascii="Times New Roman" w:hAnsi="Times New Roman"/>
            <w:sz w:val="24"/>
            <w:szCs w:val="24"/>
          </w:rPr>
          <w:t xml:space="preserve"> – 120 days</w:t>
        </w:r>
      </w:ins>
    </w:p>
    <w:p w:rsidR="0073466D" w:rsidRDefault="00C56BD9">
      <w:pPr>
        <w:pStyle w:val="ListParagraph1"/>
        <w:numPr>
          <w:ilvl w:val="0"/>
          <w:numId w:val="10"/>
        </w:numPr>
        <w:jc w:val="both"/>
        <w:rPr>
          <w:ins w:id="313" w:author="sramirez" w:date="2014-07-18T11:45:00Z"/>
          <w:rFonts w:ascii="Times New Roman" w:hAnsi="Times New Roman"/>
          <w:sz w:val="24"/>
          <w:szCs w:val="24"/>
        </w:rPr>
      </w:pPr>
      <w:ins w:id="314" w:author="sramirez" w:date="2014-07-18T11:45:00Z">
        <w:r>
          <w:rPr>
            <w:rFonts w:ascii="Times New Roman" w:hAnsi="Times New Roman"/>
            <w:sz w:val="24"/>
            <w:szCs w:val="24"/>
          </w:rPr>
          <w:t>The Merchant has already been created by another Rep</w:t>
        </w:r>
      </w:ins>
    </w:p>
    <w:p w:rsidR="0073466D" w:rsidRDefault="00C56BD9">
      <w:pPr>
        <w:pStyle w:val="ListParagraph1"/>
        <w:numPr>
          <w:ilvl w:val="0"/>
          <w:numId w:val="10"/>
        </w:numPr>
        <w:jc w:val="both"/>
        <w:rPr>
          <w:ins w:id="315" w:author="sramirez" w:date="2014-07-18T11:45:00Z"/>
          <w:rFonts w:ascii="Times New Roman" w:hAnsi="Times New Roman"/>
          <w:sz w:val="24"/>
          <w:szCs w:val="24"/>
        </w:rPr>
      </w:pPr>
      <w:ins w:id="316" w:author="sramirez" w:date="2014-07-18T11:45:00Z">
        <w:r>
          <w:rPr>
            <w:rFonts w:ascii="Times New Roman" w:hAnsi="Times New Roman"/>
            <w:sz w:val="24"/>
            <w:szCs w:val="24"/>
          </w:rPr>
          <w:t xml:space="preserve">Merchant stopped processing. </w:t>
        </w:r>
      </w:ins>
    </w:p>
    <w:p w:rsidR="0073466D" w:rsidRDefault="00C56BD9">
      <w:pPr>
        <w:pStyle w:val="ListParagraph1"/>
        <w:jc w:val="both"/>
        <w:rPr>
          <w:ins w:id="317" w:author="sramirez" w:date="2014-07-18T11:45:00Z"/>
          <w:rFonts w:ascii="Times New Roman" w:hAnsi="Times New Roman"/>
          <w:b/>
          <w:sz w:val="24"/>
          <w:szCs w:val="24"/>
        </w:rPr>
      </w:pPr>
      <w:ins w:id="318" w:author="sramirez" w:date="2014-07-18T11:45:00Z">
        <w:r>
          <w:rPr>
            <w:rFonts w:ascii="Times New Roman" w:hAnsi="Times New Roman"/>
            <w:b/>
            <w:sz w:val="24"/>
            <w:szCs w:val="24"/>
          </w:rPr>
          <w:t>Declined By the Client:</w:t>
        </w:r>
      </w:ins>
    </w:p>
    <w:p w:rsidR="0073466D" w:rsidRDefault="00C56BD9">
      <w:pPr>
        <w:pStyle w:val="ListParagraph1"/>
        <w:numPr>
          <w:ilvl w:val="0"/>
          <w:numId w:val="10"/>
        </w:numPr>
        <w:jc w:val="both"/>
        <w:rPr>
          <w:ins w:id="319" w:author="sramirez" w:date="2014-07-18T11:45:00Z"/>
          <w:rFonts w:ascii="Times New Roman" w:hAnsi="Times New Roman"/>
          <w:sz w:val="24"/>
          <w:szCs w:val="24"/>
        </w:rPr>
      </w:pPr>
      <w:ins w:id="320" w:author="sramirez" w:date="2014-07-18T11:45:00Z">
        <w:r>
          <w:rPr>
            <w:rFonts w:ascii="Times New Roman" w:hAnsi="Times New Roman"/>
            <w:sz w:val="24"/>
            <w:szCs w:val="24"/>
          </w:rPr>
          <w:t>The client doesn’t want a loan at this time</w:t>
        </w:r>
      </w:ins>
      <w:ins w:id="321" w:author="sramirez" w:date="2014-07-18T11:52:00Z">
        <w:r>
          <w:rPr>
            <w:rFonts w:ascii="Times New Roman" w:hAnsi="Times New Roman"/>
            <w:sz w:val="24"/>
            <w:szCs w:val="24"/>
          </w:rPr>
          <w:t xml:space="preserve"> – 90 </w:t>
        </w:r>
        <w:r>
          <w:rPr>
            <w:rFonts w:ascii="Times New Roman" w:hAnsi="Times New Roman"/>
            <w:sz w:val="24"/>
            <w:szCs w:val="24"/>
          </w:rPr>
          <w:t>days</w:t>
        </w:r>
      </w:ins>
    </w:p>
    <w:p w:rsidR="0073466D" w:rsidRDefault="00C56BD9">
      <w:pPr>
        <w:pStyle w:val="ListParagraph1"/>
        <w:numPr>
          <w:ilvl w:val="0"/>
          <w:numId w:val="10"/>
        </w:numPr>
        <w:jc w:val="both"/>
        <w:rPr>
          <w:ins w:id="322" w:author="sramirez" w:date="2014-07-18T11:45:00Z"/>
          <w:rFonts w:ascii="Times New Roman" w:hAnsi="Times New Roman"/>
          <w:sz w:val="24"/>
          <w:szCs w:val="24"/>
        </w:rPr>
      </w:pPr>
      <w:ins w:id="323" w:author="sramirez" w:date="2014-07-18T11:45:00Z">
        <w:r>
          <w:rPr>
            <w:rFonts w:ascii="Times New Roman" w:hAnsi="Times New Roman"/>
            <w:sz w:val="24"/>
            <w:szCs w:val="24"/>
          </w:rPr>
          <w:t>The client declines because of the Administrative Expenses</w:t>
        </w:r>
      </w:ins>
      <w:ins w:id="324" w:author="sramirez" w:date="2014-07-18T11:52:00Z">
        <w:r>
          <w:rPr>
            <w:rFonts w:ascii="Times New Roman" w:hAnsi="Times New Roman"/>
            <w:sz w:val="24"/>
            <w:szCs w:val="24"/>
          </w:rPr>
          <w:t xml:space="preserve"> – 90 days</w:t>
        </w:r>
      </w:ins>
    </w:p>
    <w:p w:rsidR="0073466D" w:rsidRDefault="00C56BD9">
      <w:pPr>
        <w:pStyle w:val="ListParagraph1"/>
        <w:numPr>
          <w:ilvl w:val="0"/>
          <w:numId w:val="10"/>
        </w:numPr>
        <w:jc w:val="both"/>
        <w:rPr>
          <w:ins w:id="325" w:author="sramirez" w:date="2014-07-18T11:45:00Z"/>
          <w:rFonts w:ascii="Times New Roman" w:hAnsi="Times New Roman"/>
          <w:sz w:val="24"/>
          <w:szCs w:val="24"/>
        </w:rPr>
      </w:pPr>
      <w:ins w:id="326" w:author="sramirez" w:date="2014-07-18T11:45:00Z">
        <w:r>
          <w:rPr>
            <w:rFonts w:ascii="Times New Roman" w:hAnsi="Times New Roman"/>
            <w:sz w:val="24"/>
            <w:szCs w:val="24"/>
          </w:rPr>
          <w:t>The client declines because of the price</w:t>
        </w:r>
      </w:ins>
      <w:ins w:id="327" w:author="sramirez" w:date="2014-07-18T11:52:00Z">
        <w:r>
          <w:rPr>
            <w:rFonts w:ascii="Times New Roman" w:hAnsi="Times New Roman"/>
            <w:sz w:val="24"/>
            <w:szCs w:val="24"/>
          </w:rPr>
          <w:t xml:space="preserve"> – 90 days</w:t>
        </w:r>
      </w:ins>
    </w:p>
    <w:p w:rsidR="0073466D" w:rsidRDefault="00C56BD9">
      <w:pPr>
        <w:pStyle w:val="ListParagraph1"/>
        <w:numPr>
          <w:ilvl w:val="0"/>
          <w:numId w:val="10"/>
        </w:numPr>
        <w:jc w:val="both"/>
        <w:rPr>
          <w:ins w:id="328" w:author="sramirez" w:date="2014-07-18T11:45:00Z"/>
          <w:rFonts w:ascii="Times New Roman" w:hAnsi="Times New Roman"/>
          <w:sz w:val="24"/>
          <w:szCs w:val="24"/>
        </w:rPr>
      </w:pPr>
      <w:ins w:id="329" w:author="sramirez" w:date="2014-07-18T11:45:00Z">
        <w:r>
          <w:rPr>
            <w:rFonts w:ascii="Times New Roman" w:hAnsi="Times New Roman"/>
            <w:sz w:val="24"/>
            <w:szCs w:val="24"/>
          </w:rPr>
          <w:t>The client declines because of the Retention Percentage</w:t>
        </w:r>
      </w:ins>
      <w:ins w:id="330" w:author="sramirez" w:date="2014-07-18T11:52:00Z">
        <w:r>
          <w:rPr>
            <w:rFonts w:ascii="Times New Roman" w:hAnsi="Times New Roman"/>
            <w:sz w:val="24"/>
            <w:szCs w:val="24"/>
          </w:rPr>
          <w:t xml:space="preserve"> – 60 days</w:t>
        </w:r>
      </w:ins>
    </w:p>
    <w:p w:rsidR="0073466D" w:rsidRDefault="00C56BD9">
      <w:pPr>
        <w:pStyle w:val="ListParagraph1"/>
        <w:numPr>
          <w:ilvl w:val="0"/>
          <w:numId w:val="10"/>
        </w:numPr>
        <w:jc w:val="both"/>
        <w:rPr>
          <w:ins w:id="331" w:author="sramirez" w:date="2014-07-18T11:45:00Z"/>
          <w:rFonts w:ascii="Times New Roman" w:hAnsi="Times New Roman"/>
          <w:sz w:val="24"/>
          <w:szCs w:val="24"/>
        </w:rPr>
      </w:pPr>
      <w:ins w:id="332" w:author="sramirez" w:date="2014-07-18T11:45:00Z">
        <w:r>
          <w:rPr>
            <w:rFonts w:ascii="Times New Roman" w:hAnsi="Times New Roman"/>
            <w:sz w:val="24"/>
            <w:szCs w:val="24"/>
          </w:rPr>
          <w:t>The client wants a bigger loan</w:t>
        </w:r>
      </w:ins>
      <w:ins w:id="333" w:author="sramirez" w:date="2014-07-18T11:53:00Z">
        <w:r>
          <w:rPr>
            <w:rFonts w:ascii="Times New Roman" w:hAnsi="Times New Roman"/>
            <w:sz w:val="24"/>
            <w:szCs w:val="24"/>
          </w:rPr>
          <w:t xml:space="preserve"> – 120 days</w:t>
        </w:r>
      </w:ins>
    </w:p>
    <w:p w:rsidR="0073466D" w:rsidRDefault="00C56BD9">
      <w:pPr>
        <w:pStyle w:val="ListParagraph1"/>
        <w:numPr>
          <w:ilvl w:val="0"/>
          <w:numId w:val="10"/>
        </w:numPr>
        <w:jc w:val="both"/>
        <w:rPr>
          <w:ins w:id="334" w:author="sramirez" w:date="2014-07-18T11:45:00Z"/>
          <w:rFonts w:ascii="Times New Roman" w:hAnsi="Times New Roman"/>
          <w:sz w:val="24"/>
          <w:szCs w:val="24"/>
        </w:rPr>
      </w:pPr>
      <w:ins w:id="335" w:author="sramirez" w:date="2014-07-18T11:45:00Z">
        <w:r>
          <w:rPr>
            <w:rFonts w:ascii="Times New Roman" w:hAnsi="Times New Roman"/>
            <w:sz w:val="24"/>
            <w:szCs w:val="24"/>
          </w:rPr>
          <w:t xml:space="preserve">The client wants a </w:t>
        </w:r>
        <w:r>
          <w:rPr>
            <w:rFonts w:ascii="Times New Roman" w:hAnsi="Times New Roman"/>
            <w:sz w:val="24"/>
            <w:szCs w:val="24"/>
          </w:rPr>
          <w:t>higher repayment time</w:t>
        </w:r>
      </w:ins>
      <w:ins w:id="336" w:author="sramirez" w:date="2014-07-18T11:53:00Z">
        <w:r>
          <w:rPr>
            <w:rFonts w:ascii="Times New Roman" w:hAnsi="Times New Roman"/>
            <w:sz w:val="24"/>
            <w:szCs w:val="24"/>
          </w:rPr>
          <w:t xml:space="preserve"> – 90 days</w:t>
        </w:r>
      </w:ins>
    </w:p>
    <w:p w:rsidR="0073466D" w:rsidRDefault="00C56BD9">
      <w:pPr>
        <w:pStyle w:val="ListParagraph1"/>
        <w:numPr>
          <w:ilvl w:val="0"/>
          <w:numId w:val="10"/>
        </w:numPr>
        <w:jc w:val="both"/>
        <w:rPr>
          <w:ins w:id="337" w:author="sramirez" w:date="2014-07-18T11:45:00Z"/>
          <w:rFonts w:ascii="Times New Roman" w:hAnsi="Times New Roman"/>
          <w:sz w:val="24"/>
          <w:szCs w:val="24"/>
        </w:rPr>
      </w:pPr>
      <w:ins w:id="338" w:author="sramirez" w:date="2014-07-18T11:45:00Z">
        <w:r>
          <w:rPr>
            <w:rFonts w:ascii="Times New Roman" w:hAnsi="Times New Roman"/>
            <w:sz w:val="24"/>
            <w:szCs w:val="24"/>
          </w:rPr>
          <w:t>The client is unreachable / refuses to return calls</w:t>
        </w:r>
      </w:ins>
      <w:ins w:id="339" w:author="sramirez" w:date="2014-07-18T11:53:00Z">
        <w:r>
          <w:rPr>
            <w:rFonts w:ascii="Times New Roman" w:hAnsi="Times New Roman"/>
            <w:sz w:val="24"/>
            <w:szCs w:val="24"/>
          </w:rPr>
          <w:t xml:space="preserve"> – 90 days</w:t>
        </w:r>
      </w:ins>
    </w:p>
    <w:p w:rsidR="0073466D" w:rsidRDefault="00C56BD9">
      <w:pPr>
        <w:pStyle w:val="ListParagraph1"/>
        <w:numPr>
          <w:ilvl w:val="0"/>
          <w:numId w:val="10"/>
        </w:numPr>
        <w:jc w:val="both"/>
        <w:rPr>
          <w:ins w:id="340" w:author="sramirez" w:date="2014-07-18T11:45:00Z"/>
          <w:rFonts w:ascii="Times New Roman" w:hAnsi="Times New Roman"/>
          <w:sz w:val="24"/>
          <w:szCs w:val="24"/>
        </w:rPr>
      </w:pPr>
      <w:ins w:id="341" w:author="sramirez" w:date="2014-07-18T11:45:00Z">
        <w:r>
          <w:rPr>
            <w:rFonts w:ascii="Times New Roman" w:hAnsi="Times New Roman"/>
            <w:sz w:val="24"/>
            <w:szCs w:val="24"/>
          </w:rPr>
          <w:t>The client refuses to present required documents</w:t>
        </w:r>
      </w:ins>
      <w:ins w:id="342" w:author="sramirez" w:date="2014-07-18T11:53:00Z">
        <w:r>
          <w:rPr>
            <w:rFonts w:ascii="Times New Roman" w:hAnsi="Times New Roman"/>
            <w:sz w:val="24"/>
            <w:szCs w:val="24"/>
          </w:rPr>
          <w:t xml:space="preserve"> – 120 days</w:t>
        </w:r>
      </w:ins>
    </w:p>
    <w:p w:rsidR="0073466D" w:rsidRDefault="00C56BD9">
      <w:pPr>
        <w:pStyle w:val="ListParagraph1"/>
        <w:numPr>
          <w:ilvl w:val="0"/>
          <w:numId w:val="10"/>
        </w:numPr>
        <w:jc w:val="both"/>
        <w:rPr>
          <w:ins w:id="343" w:author="sramirez" w:date="2014-07-18T11:45:00Z"/>
          <w:rFonts w:ascii="Times New Roman" w:hAnsi="Times New Roman"/>
          <w:sz w:val="24"/>
          <w:szCs w:val="24"/>
        </w:rPr>
      </w:pPr>
      <w:ins w:id="344" w:author="sramirez" w:date="2014-07-18T11:45:00Z">
        <w:r>
          <w:rPr>
            <w:rFonts w:ascii="Times New Roman" w:hAnsi="Times New Roman"/>
            <w:sz w:val="24"/>
            <w:szCs w:val="24"/>
          </w:rPr>
          <w:t>Merchant has different financing option</w:t>
        </w:r>
      </w:ins>
      <w:ins w:id="345" w:author="sramirez" w:date="2014-07-18T11:53:00Z">
        <w:r>
          <w:rPr>
            <w:rFonts w:ascii="Times New Roman" w:hAnsi="Times New Roman"/>
            <w:sz w:val="24"/>
            <w:szCs w:val="24"/>
          </w:rPr>
          <w:t xml:space="preserve"> – 150 days</w:t>
        </w:r>
      </w:ins>
    </w:p>
    <w:p w:rsidR="0073466D" w:rsidRDefault="00C56BD9">
      <w:pPr>
        <w:jc w:val="both"/>
        <w:rPr>
          <w:rFonts w:ascii="Times New Roman" w:hAnsi="Times New Roman"/>
          <w:sz w:val="24"/>
          <w:szCs w:val="24"/>
        </w:rPr>
      </w:pPr>
      <w:ins w:id="346" w:author="sramirez" w:date="2014-07-18T11:53:00Z">
        <w:r>
          <w:rPr>
            <w:rFonts w:ascii="Times New Roman" w:hAnsi="Times New Roman"/>
            <w:sz w:val="24"/>
            <w:szCs w:val="24"/>
          </w:rPr>
          <w:t xml:space="preserve">There should be a way when we decline that we tell </w:t>
        </w:r>
        <w:r>
          <w:rPr>
            <w:rFonts w:ascii="Times New Roman" w:hAnsi="Times New Roman"/>
            <w:sz w:val="24"/>
            <w:szCs w:val="24"/>
          </w:rPr>
          <w:t xml:space="preserve">the system to never revaluate a specific merchant. </w:t>
        </w:r>
      </w:ins>
    </w:p>
    <w:p w:rsidR="0073466D" w:rsidRDefault="00C56BD9">
      <w:pPr>
        <w:jc w:val="both"/>
        <w:rPr>
          <w:rFonts w:ascii="Times New Roman" w:hAnsi="Times New Roman"/>
          <w:sz w:val="24"/>
          <w:szCs w:val="24"/>
        </w:rPr>
      </w:pPr>
      <w:r>
        <w:rPr>
          <w:rFonts w:ascii="Times New Roman" w:hAnsi="Times New Roman"/>
          <w:sz w:val="24"/>
          <w:szCs w:val="24"/>
        </w:rPr>
        <w:t>Every pending offer has an expiration time of 30 days. If after the 30 days have passed, the offer has not been neither declined nor accepted, it will be marked as expired and no longer valid.</w:t>
      </w:r>
    </w:p>
    <w:p w:rsidR="0073466D" w:rsidRDefault="00C56BD9">
      <w:pPr>
        <w:jc w:val="both"/>
        <w:rPr>
          <w:rFonts w:ascii="Times New Roman" w:hAnsi="Times New Roman"/>
          <w:sz w:val="24"/>
          <w:szCs w:val="24"/>
        </w:rPr>
      </w:pPr>
      <w:r>
        <w:rPr>
          <w:rFonts w:ascii="Times New Roman" w:hAnsi="Times New Roman"/>
          <w:sz w:val="24"/>
          <w:szCs w:val="24"/>
        </w:rPr>
        <w:t xml:space="preserve">We need to </w:t>
      </w:r>
      <w:r>
        <w:rPr>
          <w:rFonts w:ascii="Times New Roman" w:hAnsi="Times New Roman"/>
          <w:sz w:val="24"/>
          <w:szCs w:val="24"/>
        </w:rPr>
        <w:t>be able to edit any Offer parameter before accepting it and, once it’s been accepted, the system should automatically send an email with the accepted offer to the Sales Rep and Management people we will indicate at a later time.</w:t>
      </w:r>
    </w:p>
    <w:p w:rsidR="0073466D" w:rsidRDefault="0073466D">
      <w:pPr>
        <w:jc w:val="both"/>
        <w:rPr>
          <w:rFonts w:ascii="Times New Roman" w:hAnsi="Times New Roman"/>
          <w:b/>
          <w:bCs/>
          <w:sz w:val="24"/>
          <w:szCs w:val="24"/>
        </w:rPr>
      </w:pP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11"/>
        </w:numPr>
        <w:jc w:val="both"/>
        <w:rPr>
          <w:rFonts w:ascii="Times New Roman" w:hAnsi="Times New Roman"/>
          <w:sz w:val="24"/>
          <w:szCs w:val="24"/>
        </w:rPr>
      </w:pPr>
      <w:r>
        <w:rPr>
          <w:rFonts w:ascii="Times New Roman" w:hAnsi="Times New Roman"/>
          <w:sz w:val="24"/>
          <w:szCs w:val="24"/>
        </w:rPr>
        <w:t>On Offer acceptanc</w:t>
      </w:r>
      <w:r>
        <w:rPr>
          <w:rFonts w:ascii="Times New Roman" w:hAnsi="Times New Roman"/>
          <w:sz w:val="24"/>
          <w:szCs w:val="24"/>
        </w:rPr>
        <w:t>e/denial system should send notification to a specific group of emails such as the sales manager, underwriting manager, general manager and ops team, as well as any manually entered email.</w:t>
      </w:r>
    </w:p>
    <w:p w:rsidR="0073466D" w:rsidRDefault="00C56BD9">
      <w:pPr>
        <w:numPr>
          <w:ilvl w:val="0"/>
          <w:numId w:val="11"/>
        </w:numPr>
        <w:jc w:val="both"/>
        <w:rPr>
          <w:rFonts w:ascii="Times New Roman" w:hAnsi="Times New Roman"/>
          <w:sz w:val="24"/>
          <w:szCs w:val="24"/>
        </w:rPr>
      </w:pPr>
      <w:r>
        <w:rPr>
          <w:rFonts w:ascii="Times New Roman" w:hAnsi="Times New Roman"/>
          <w:sz w:val="24"/>
          <w:szCs w:val="24"/>
        </w:rPr>
        <w:t>Offers will be generated by Under Writers and admin users.</w:t>
      </w:r>
    </w:p>
    <w:p w:rsidR="0073466D" w:rsidRDefault="00C56BD9">
      <w:pPr>
        <w:pStyle w:val="Ttulo3"/>
        <w:jc w:val="both"/>
        <w:rPr>
          <w:rFonts w:ascii="Times New Roman" w:hAnsi="Times New Roman"/>
          <w:sz w:val="24"/>
          <w:szCs w:val="24"/>
        </w:rPr>
      </w:pPr>
      <w:bookmarkStart w:id="347" w:name="_Toc187"/>
      <w:bookmarkStart w:id="348" w:name="_Toc20740"/>
      <w:bookmarkStart w:id="349" w:name="_Toc2791"/>
      <w:bookmarkStart w:id="350" w:name="_Toc14539"/>
      <w:r>
        <w:rPr>
          <w:rFonts w:ascii="Times New Roman" w:hAnsi="Times New Roman"/>
          <w:sz w:val="24"/>
          <w:szCs w:val="24"/>
        </w:rPr>
        <w:t>Addition</w:t>
      </w:r>
      <w:r>
        <w:rPr>
          <w:rFonts w:ascii="Times New Roman" w:hAnsi="Times New Roman"/>
          <w:sz w:val="24"/>
          <w:szCs w:val="24"/>
        </w:rPr>
        <w:t>al Information</w:t>
      </w:r>
      <w:bookmarkEnd w:id="347"/>
      <w:bookmarkEnd w:id="348"/>
      <w:bookmarkEnd w:id="349"/>
      <w:bookmarkEnd w:id="350"/>
    </w:p>
    <w:p w:rsidR="0073466D" w:rsidRDefault="00C56BD9">
      <w:pPr>
        <w:jc w:val="both"/>
        <w:rPr>
          <w:rFonts w:ascii="Times New Roman" w:hAnsi="Times New Roman"/>
          <w:sz w:val="24"/>
          <w:szCs w:val="24"/>
        </w:rPr>
      </w:pPr>
      <w:r>
        <w:rPr>
          <w:rFonts w:ascii="Times New Roman" w:hAnsi="Times New Roman"/>
          <w:sz w:val="24"/>
          <w:szCs w:val="24"/>
        </w:rPr>
        <w:t>Every step of the work flow should have the following buttons on the top:</w:t>
      </w:r>
    </w:p>
    <w:p w:rsidR="0073466D" w:rsidRDefault="00C56BD9">
      <w:pPr>
        <w:pStyle w:val="ListParagraph1"/>
        <w:numPr>
          <w:ilvl w:val="0"/>
          <w:numId w:val="12"/>
        </w:numPr>
        <w:jc w:val="both"/>
        <w:rPr>
          <w:rFonts w:ascii="Times New Roman" w:hAnsi="Times New Roman"/>
          <w:sz w:val="24"/>
          <w:szCs w:val="24"/>
        </w:rPr>
      </w:pPr>
      <w:r>
        <w:rPr>
          <w:rFonts w:ascii="Times New Roman" w:hAnsi="Times New Roman"/>
          <w:b/>
          <w:sz w:val="24"/>
          <w:szCs w:val="24"/>
        </w:rPr>
        <w:lastRenderedPageBreak/>
        <w:t>Complete Button</w:t>
      </w:r>
      <w:r>
        <w:rPr>
          <w:rFonts w:ascii="Times New Roman" w:hAnsi="Times New Roman"/>
          <w:sz w:val="24"/>
          <w:szCs w:val="24"/>
        </w:rPr>
        <w:t>: This is the button that we will click once we are ready to complete the task and move on to the next task.</w:t>
      </w:r>
    </w:p>
    <w:p w:rsidR="0073466D" w:rsidRDefault="00C56BD9">
      <w:pPr>
        <w:pStyle w:val="ListParagraph1"/>
        <w:numPr>
          <w:ilvl w:val="0"/>
          <w:numId w:val="12"/>
        </w:numPr>
        <w:jc w:val="both"/>
        <w:rPr>
          <w:rFonts w:ascii="Times New Roman" w:hAnsi="Times New Roman"/>
          <w:sz w:val="24"/>
          <w:szCs w:val="24"/>
        </w:rPr>
      </w:pPr>
      <w:r>
        <w:rPr>
          <w:rFonts w:ascii="Times New Roman" w:hAnsi="Times New Roman"/>
          <w:b/>
          <w:sz w:val="24"/>
          <w:szCs w:val="24"/>
        </w:rPr>
        <w:t>Decline Button</w:t>
      </w:r>
      <w:r>
        <w:rPr>
          <w:rFonts w:ascii="Times New Roman" w:hAnsi="Times New Roman"/>
          <w:sz w:val="24"/>
          <w:szCs w:val="24"/>
        </w:rPr>
        <w:t xml:space="preserve">: This is the button that we </w:t>
      </w:r>
      <w:r>
        <w:rPr>
          <w:rFonts w:ascii="Times New Roman" w:hAnsi="Times New Roman"/>
          <w:sz w:val="24"/>
          <w:szCs w:val="24"/>
        </w:rPr>
        <w:t>will click if we want to decline the Merchant at any point in the process. It will ask the user to specify the Decline reason, which will come from the following list:</w:t>
      </w:r>
    </w:p>
    <w:p w:rsidR="0073466D" w:rsidRDefault="00C56BD9">
      <w:pPr>
        <w:pStyle w:val="ListParagraph1"/>
        <w:jc w:val="both"/>
        <w:rPr>
          <w:rFonts w:ascii="Times New Roman" w:hAnsi="Times New Roman"/>
          <w:sz w:val="24"/>
          <w:szCs w:val="24"/>
        </w:rPr>
      </w:pPr>
      <w:r>
        <w:rPr>
          <w:rFonts w:ascii="Times New Roman" w:hAnsi="Times New Roman"/>
          <w:b/>
          <w:sz w:val="24"/>
          <w:szCs w:val="24"/>
        </w:rPr>
        <w:t>Declined By Avanzame</w:t>
      </w:r>
      <w:r>
        <w:rPr>
          <w:rFonts w:ascii="Times New Roman" w:hAnsi="Times New Roman"/>
          <w:sz w:val="24"/>
          <w:szCs w:val="24"/>
        </w:rPr>
        <w:t>:</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Unacceptable Credit Score</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Merchant doesn’t fulfill Gross Yearly Sa</w:t>
      </w:r>
      <w:r>
        <w:rPr>
          <w:rFonts w:ascii="Times New Roman" w:hAnsi="Times New Roman"/>
          <w:sz w:val="24"/>
          <w:szCs w:val="24"/>
        </w:rPr>
        <w:t>les requirement</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Merchant doesn’t have authorized Credit Card Processor</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Merchant doesn’t fulfill minimum CC transactions requirement</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CC sales have gone down</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Less than 5 months accepting CC payments</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CC volumes don’t fulfill requirements</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person who signed</w:t>
      </w:r>
      <w:r>
        <w:rPr>
          <w:rFonts w:ascii="Times New Roman" w:hAnsi="Times New Roman"/>
          <w:sz w:val="24"/>
          <w:szCs w:val="24"/>
        </w:rPr>
        <w:t xml:space="preserve"> the form is not an authorized person</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Merchant has already been created by another Rep</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 xml:space="preserve">Merchant stopped processing. </w:t>
      </w:r>
    </w:p>
    <w:p w:rsidR="0073466D" w:rsidRDefault="00C56BD9">
      <w:pPr>
        <w:pStyle w:val="ListParagraph1"/>
        <w:jc w:val="both"/>
        <w:rPr>
          <w:rFonts w:ascii="Times New Roman" w:hAnsi="Times New Roman"/>
          <w:b/>
          <w:sz w:val="24"/>
          <w:szCs w:val="24"/>
        </w:rPr>
      </w:pPr>
      <w:r>
        <w:rPr>
          <w:rFonts w:ascii="Times New Roman" w:hAnsi="Times New Roman"/>
          <w:b/>
          <w:sz w:val="24"/>
          <w:szCs w:val="24"/>
        </w:rPr>
        <w:t>Declined By the Client:</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client doesn’t want a loan at this time</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client declines because of the Administrative Expenses</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 xml:space="preserve">The </w:t>
      </w:r>
      <w:r>
        <w:rPr>
          <w:rFonts w:ascii="Times New Roman" w:hAnsi="Times New Roman"/>
          <w:sz w:val="24"/>
          <w:szCs w:val="24"/>
        </w:rPr>
        <w:t>client declines because of the price</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client declines because of the Retention Percentage</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client wants a bigger loan</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client wants a higher repayment time</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The client is unreachable / refuses to return calls</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 xml:space="preserve">The client refuses to present required </w:t>
      </w:r>
      <w:r>
        <w:rPr>
          <w:rFonts w:ascii="Times New Roman" w:hAnsi="Times New Roman"/>
          <w:sz w:val="24"/>
          <w:szCs w:val="24"/>
        </w:rPr>
        <w:t>documents</w:t>
      </w:r>
    </w:p>
    <w:p w:rsidR="0073466D" w:rsidRDefault="00C56BD9">
      <w:pPr>
        <w:pStyle w:val="ListParagraph1"/>
        <w:numPr>
          <w:ilvl w:val="0"/>
          <w:numId w:val="10"/>
        </w:numPr>
        <w:jc w:val="both"/>
        <w:rPr>
          <w:rFonts w:ascii="Times New Roman" w:hAnsi="Times New Roman"/>
          <w:sz w:val="24"/>
          <w:szCs w:val="24"/>
        </w:rPr>
      </w:pPr>
      <w:r>
        <w:rPr>
          <w:rFonts w:ascii="Times New Roman" w:hAnsi="Times New Roman"/>
          <w:sz w:val="24"/>
          <w:szCs w:val="24"/>
        </w:rPr>
        <w:t>Merchant has different financing option</w:t>
      </w:r>
    </w:p>
    <w:p w:rsidR="0073466D" w:rsidRDefault="0073466D">
      <w:pPr>
        <w:pStyle w:val="ListParagraph1"/>
        <w:jc w:val="both"/>
        <w:rPr>
          <w:rFonts w:ascii="Times New Roman" w:hAnsi="Times New Roman"/>
          <w:sz w:val="24"/>
          <w:szCs w:val="24"/>
        </w:rPr>
      </w:pPr>
    </w:p>
    <w:p w:rsidR="0073466D" w:rsidRDefault="00C56BD9">
      <w:pPr>
        <w:pStyle w:val="ListParagraph1"/>
        <w:numPr>
          <w:ilvl w:val="0"/>
          <w:numId w:val="12"/>
        </w:numPr>
        <w:jc w:val="both"/>
        <w:rPr>
          <w:rFonts w:ascii="Times New Roman" w:hAnsi="Times New Roman"/>
          <w:sz w:val="24"/>
          <w:szCs w:val="24"/>
        </w:rPr>
      </w:pPr>
      <w:r>
        <w:rPr>
          <w:rFonts w:ascii="Times New Roman" w:hAnsi="Times New Roman"/>
          <w:b/>
          <w:sz w:val="24"/>
          <w:szCs w:val="24"/>
        </w:rPr>
        <w:t>Kick Back Button</w:t>
      </w:r>
      <w:r>
        <w:rPr>
          <w:rFonts w:ascii="Times New Roman" w:hAnsi="Times New Roman"/>
          <w:sz w:val="24"/>
          <w:szCs w:val="24"/>
        </w:rPr>
        <w:t>: This is the button that we will click if we want to kick back the Merchant from a task to a previous task of choosing.</w:t>
      </w:r>
    </w:p>
    <w:p w:rsidR="0073466D" w:rsidRDefault="00C56BD9">
      <w:pPr>
        <w:pStyle w:val="ListParagraph1"/>
        <w:numPr>
          <w:ilvl w:val="0"/>
          <w:numId w:val="12"/>
        </w:numPr>
        <w:jc w:val="both"/>
        <w:rPr>
          <w:rFonts w:ascii="Times New Roman" w:hAnsi="Times New Roman"/>
          <w:sz w:val="24"/>
          <w:szCs w:val="24"/>
        </w:rPr>
      </w:pPr>
      <w:r>
        <w:rPr>
          <w:rFonts w:ascii="Times New Roman" w:hAnsi="Times New Roman"/>
          <w:b/>
          <w:sz w:val="24"/>
          <w:szCs w:val="24"/>
        </w:rPr>
        <w:t>Notes Button</w:t>
      </w:r>
      <w:r>
        <w:rPr>
          <w:rFonts w:ascii="Times New Roman" w:hAnsi="Times New Roman"/>
          <w:sz w:val="24"/>
          <w:szCs w:val="24"/>
        </w:rPr>
        <w:t>: This button should open the Notes application that wil</w:t>
      </w:r>
      <w:r>
        <w:rPr>
          <w:rFonts w:ascii="Times New Roman" w:hAnsi="Times New Roman"/>
          <w:sz w:val="24"/>
          <w:szCs w:val="24"/>
        </w:rPr>
        <w:t>l let us save any note or comment to the Merchant.</w:t>
      </w:r>
    </w:p>
    <w:p w:rsidR="0073466D" w:rsidRDefault="00C56BD9">
      <w:pPr>
        <w:pStyle w:val="ListParagraph1"/>
        <w:numPr>
          <w:ilvl w:val="0"/>
          <w:numId w:val="12"/>
        </w:numPr>
        <w:jc w:val="both"/>
        <w:rPr>
          <w:rFonts w:ascii="Times New Roman" w:hAnsi="Times New Roman"/>
          <w:sz w:val="24"/>
          <w:szCs w:val="24"/>
        </w:rPr>
      </w:pPr>
      <w:r>
        <w:rPr>
          <w:rFonts w:ascii="Times New Roman" w:hAnsi="Times New Roman"/>
          <w:b/>
          <w:sz w:val="24"/>
          <w:szCs w:val="24"/>
        </w:rPr>
        <w:t>Documents Button</w:t>
      </w:r>
      <w:r>
        <w:rPr>
          <w:rFonts w:ascii="Times New Roman" w:hAnsi="Times New Roman"/>
          <w:sz w:val="24"/>
          <w:szCs w:val="24"/>
        </w:rPr>
        <w:t>: This button should open a pop-up that will let us display any document that has been scanned and saved to the Merchant. We need to have this because sometimes our Agent needs to verify so</w:t>
      </w:r>
      <w:r>
        <w:rPr>
          <w:rFonts w:ascii="Times New Roman" w:hAnsi="Times New Roman"/>
          <w:sz w:val="24"/>
          <w:szCs w:val="24"/>
        </w:rPr>
        <w:t xml:space="preserve">me information with the physical form. </w:t>
      </w:r>
    </w:p>
    <w:p w:rsidR="0073466D" w:rsidRDefault="0073466D">
      <w:pPr>
        <w:pStyle w:val="ListParagraph1"/>
        <w:ind w:left="0"/>
        <w:jc w:val="both"/>
        <w:rPr>
          <w:rFonts w:ascii="Times New Roman" w:hAnsi="Times New Roman"/>
          <w:sz w:val="24"/>
          <w:szCs w:val="24"/>
        </w:rPr>
      </w:pPr>
    </w:p>
    <w:p w:rsidR="0073466D" w:rsidRDefault="00C56BD9">
      <w:pPr>
        <w:pStyle w:val="Ttulo2"/>
        <w:jc w:val="both"/>
        <w:rPr>
          <w:rFonts w:ascii="Times New Roman" w:hAnsi="Times New Roman"/>
          <w:sz w:val="24"/>
          <w:szCs w:val="24"/>
        </w:rPr>
      </w:pPr>
      <w:bookmarkStart w:id="351" w:name="_Toc10600"/>
      <w:bookmarkStart w:id="352" w:name="_Toc17285"/>
      <w:bookmarkStart w:id="353" w:name="_Toc19890"/>
      <w:bookmarkStart w:id="354" w:name="_Toc28307"/>
      <w:r>
        <w:rPr>
          <w:rFonts w:ascii="Times New Roman" w:hAnsi="Times New Roman"/>
          <w:sz w:val="24"/>
          <w:szCs w:val="24"/>
        </w:rPr>
        <w:t>2.1.2.2 Contract Work flow</w:t>
      </w:r>
      <w:bookmarkEnd w:id="351"/>
      <w:bookmarkEnd w:id="352"/>
      <w:bookmarkEnd w:id="353"/>
      <w:bookmarkEnd w:id="354"/>
    </w:p>
    <w:p w:rsidR="0073466D" w:rsidRDefault="00C56BD9">
      <w:pPr>
        <w:jc w:val="both"/>
        <w:rPr>
          <w:rStyle w:val="Ttulo6Car"/>
          <w:sz w:val="24"/>
          <w:szCs w:val="24"/>
        </w:rPr>
      </w:pPr>
      <w:r>
        <w:rPr>
          <w:rFonts w:ascii="Times New Roman" w:hAnsi="Times New Roman"/>
          <w:sz w:val="24"/>
          <w:szCs w:val="24"/>
        </w:rPr>
        <w:t xml:space="preserve">Contract work flow screens lists tasks for contract review. Contracts of the merchants are reviewed in contracts work flow. Additional documents for contract are uploaded and contract </w:t>
      </w:r>
      <w:r>
        <w:rPr>
          <w:rFonts w:ascii="Times New Roman" w:hAnsi="Times New Roman"/>
          <w:sz w:val="24"/>
          <w:szCs w:val="24"/>
        </w:rPr>
        <w:lastRenderedPageBreak/>
        <w:t>completed.  Diagram on next page shows the list of steps and their relation:</w:t>
      </w:r>
    </w:p>
    <w:p w:rsidR="0073466D" w:rsidRDefault="00C56BD9">
      <w:pPr>
        <w:ind w:leftChars="-191" w:left="-420" w:firstLineChars="84" w:firstLine="202"/>
        <w:jc w:val="both"/>
        <w:rPr>
          <w:rFonts w:ascii="Times New Roman" w:hAnsi="Times New Roman"/>
          <w:b/>
          <w:sz w:val="24"/>
          <w:szCs w:val="24"/>
        </w:rPr>
      </w:pPr>
      <w:r>
        <w:rPr>
          <w:rStyle w:val="Ttulo6Car"/>
          <w:sz w:val="24"/>
          <w:szCs w:val="24"/>
        </w:rPr>
        <w:br w:type="page"/>
      </w:r>
      <w:r w:rsidR="0073466D" w:rsidRPr="0073466D">
        <w:rPr>
          <w:rFonts w:ascii="Times New Roman" w:hAnsi="Times New Roman"/>
          <w:sz w:val="24"/>
          <w:szCs w:val="24"/>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9" o:spid="_x0000_s1057" type="#_x0000_t34" style="position:absolute;left:0;text-align:left;margin-left:320.2pt;margin-top:132.2pt;width:36.1pt;height:18.9pt;rotation:90;z-index:251695104" o:preferrelative="t" filled="t" strokecolor="#739cc3">
            <v:stroke endarrow="block" miterlimit="2"/>
          </v:shape>
        </w:pict>
      </w:r>
      <w:r w:rsidR="0073466D" w:rsidRPr="0073466D">
        <w:rPr>
          <w:rFonts w:ascii="Times New Roman" w:hAnsi="Times New Roman"/>
          <w:sz w:val="24"/>
          <w:szCs w:val="24"/>
        </w:rPr>
        <w:pict>
          <v:shape id="Elbow Connector 138" o:spid="_x0000_s1058" type="#_x0000_t34" style="position:absolute;left:0;text-align:left;margin-left:259.1pt;margin-top:71.9pt;width:36.95pt;height:140.25pt;rotation:90;z-index:251694080" o:preferrelative="t" adj="10815" filled="t" strokecolor="#739cc3">
            <v:stroke endarrow="block" miterlimit="2"/>
          </v:shape>
        </w:pict>
      </w:r>
      <w:r w:rsidR="0073466D" w:rsidRPr="0073466D">
        <w:rPr>
          <w:rFonts w:ascii="Times New Roman" w:hAnsi="Times New Roman"/>
          <w:sz w:val="24"/>
          <w:szCs w:val="24"/>
        </w:rPr>
        <w:pict>
          <v:shape id="Elbow Connector 137" o:spid="_x0000_s1059" type="#_x0000_t34" style="position:absolute;left:0;text-align:left;margin-left:194.3pt;margin-top:6.4pt;width:36.2pt;height:270.6pt;rotation:90;z-index:251693056" o:preferrelative="t" filled="t" strokecolor="#739cc3">
            <v:stroke endarrow="block" miterlimit="2"/>
          </v:shape>
        </w:pict>
      </w:r>
      <w:r w:rsidR="0073466D" w:rsidRPr="0073466D">
        <w:rPr>
          <w:rFonts w:ascii="Times New Roman" w:hAnsi="Times New Roman"/>
          <w:sz w:val="24"/>
          <w:szCs w:val="24"/>
        </w:rPr>
        <w:pict>
          <v:shape id="_x0000_s1061" type="#_x0000_t202" style="position:absolute;left:0;text-align:left;margin-left:295.85pt;margin-top:328.8pt;width:100.95pt;height:23.55pt;z-index:251678720"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Contract Approval</w:t>
                  </w:r>
                </w:p>
              </w:txbxContent>
            </v:textbox>
          </v:shape>
        </w:pict>
      </w:r>
      <w:r w:rsidR="0073466D" w:rsidRPr="0073466D">
        <w:rPr>
          <w:rFonts w:ascii="Times New Roman" w:hAnsi="Times New Roman"/>
          <w:sz w:val="24"/>
          <w:szCs w:val="24"/>
        </w:rPr>
        <w:pict>
          <v:shape id="_x0000_s1096" type="#_x0000_t202" style="position:absolute;left:0;text-align:left;margin-left:294.05pt;margin-top:251.05pt;width:69.85pt;height:19.3pt;z-index:251692032"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Review</w:t>
                  </w:r>
                </w:p>
              </w:txbxContent>
            </v:textbox>
          </v:shape>
        </w:pict>
      </w:r>
      <w:r w:rsidR="0073466D" w:rsidRPr="0073466D">
        <w:rPr>
          <w:rFonts w:ascii="Times New Roman" w:hAnsi="Times New Roman"/>
          <w:sz w:val="24"/>
          <w:szCs w:val="24"/>
        </w:rPr>
        <w:pict>
          <v:shape id="Elbow Connector 135" o:spid="_x0000_s1062" type="#_x0000_t34" style="position:absolute;left:0;text-align:left;margin-left:384.85pt;margin-top:86.45pt;width:46.6pt;height:120.9pt;rotation:90;flip:x;z-index:251691008" o:preferrelative="t" filled="t" strokecolor="#739cc3">
            <v:stroke endarrow="block" miterlimit="2"/>
          </v:shape>
        </w:pict>
      </w:r>
      <w:r w:rsidR="0073466D" w:rsidRPr="0073466D">
        <w:rPr>
          <w:rFonts w:ascii="Times New Roman" w:hAnsi="Times New Roman"/>
          <w:sz w:val="24"/>
          <w:szCs w:val="24"/>
        </w:rPr>
        <w:pict>
          <v:roundrect id="_x0000_s1051" style="position:absolute;left:0;text-align:left;margin-left:290.6pt;margin-top:71.7pt;width:114.2pt;height:51.9pt;z-index:251668480"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24"/>
                      <w:szCs w:val="24"/>
                    </w:rPr>
                  </w:pPr>
                  <w:r>
                    <w:rPr>
                      <w:rFonts w:ascii="Lucida Sans" w:hAnsi="Lucida Sans"/>
                      <w:b/>
                      <w:color w:val="FFFFFF"/>
                      <w:sz w:val="24"/>
                      <w:szCs w:val="24"/>
                    </w:rPr>
                    <w:t>3. Data Entry</w:t>
                  </w:r>
                </w:p>
              </w:txbxContent>
            </v:textbox>
          </v:roundrect>
        </w:pict>
      </w:r>
      <w:r w:rsidR="0073466D" w:rsidRPr="0073466D">
        <w:rPr>
          <w:rFonts w:ascii="Times New Roman" w:hAnsi="Times New Roman"/>
          <w:sz w:val="24"/>
          <w:szCs w:val="24"/>
        </w:rPr>
        <w:pict>
          <v:shapetype id="_x0000_t32" coordsize="21600,21600" o:spt="32" o:oned="t" path="m,l21600,21600e" filled="f">
            <v:path arrowok="t" fillok="f" o:connecttype="none"/>
            <o:lock v:ext="edit" shapetype="t"/>
          </v:shapetype>
          <v:shape id="Straight Connector 134" o:spid="_x0000_s1064" type="#_x0000_t32" style="position:absolute;left:0;text-align:left;margin-left:259.35pt;margin-top:97.65pt;width:31.25pt;height:.05pt;z-index:251689984" o:preferrelative="t" filled="t" strokecolor="#739cc3">
            <v:stroke endarrow="block" miterlimit="2"/>
          </v:shape>
        </w:pict>
      </w:r>
      <w:r w:rsidR="0073466D" w:rsidRPr="0073466D">
        <w:rPr>
          <w:rFonts w:ascii="Times New Roman" w:hAnsi="Times New Roman"/>
          <w:sz w:val="24"/>
          <w:szCs w:val="24"/>
        </w:rPr>
        <w:pict>
          <v:shapetype id="_x0000_t33" coordsize="21600,21600" o:spt="33" o:oned="t" path="m,l21600,r,21600e" filled="f">
            <v:stroke joinstyle="miter"/>
            <v:path arrowok="t" fillok="f" o:connecttype="none"/>
            <o:lock v:ext="edit" shapetype="t"/>
          </v:shapetype>
          <v:shape id="Elbow Connector 133" o:spid="_x0000_s1065" type="#_x0000_t33" style="position:absolute;left:0;text-align:left;margin-left:266pt;margin-top:408.05pt;width:36pt;height:.25pt;rotation:90;z-index:251688960" o:preferrelative="t" filled="t" strokecolor="#739cc3">
            <v:stroke endarrow="block" miterlimit="2"/>
          </v:shape>
        </w:pict>
      </w:r>
      <w:r w:rsidR="0073466D" w:rsidRPr="0073466D">
        <w:rPr>
          <w:rFonts w:ascii="Times New Roman" w:hAnsi="Times New Roman"/>
          <w:sz w:val="24"/>
          <w:szCs w:val="24"/>
        </w:rPr>
        <w:pict>
          <v:shape id="_x0000_s1209" type="#_x0000_t202" style="position:absolute;left:0;text-align:left;margin-left:291.75pt;margin-top:377.4pt;width:123.65pt;height:24.25pt;z-index:251679744"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Contract being Signed</w:t>
                  </w:r>
                </w:p>
              </w:txbxContent>
            </v:textbox>
          </v:shape>
        </w:pict>
      </w:r>
      <w:r w:rsidR="0073466D" w:rsidRPr="0073466D">
        <w:rPr>
          <w:rFonts w:ascii="Times New Roman" w:hAnsi="Times New Roman"/>
          <w:sz w:val="24"/>
          <w:szCs w:val="24"/>
        </w:rPr>
        <w:pict>
          <v:line id="Arrow 100" o:spid="_x0000_s1067" style="position:absolute;left:0;text-align:left;z-index:251683840" from="99.7pt,94.75pt" to="138.7pt,94.8pt" o:preferrelative="t" strokecolor="#739cc3">
            <v:stroke endarrow="block" miterlimit="2"/>
          </v:line>
        </w:pict>
      </w:r>
      <w:r w:rsidR="0073466D" w:rsidRPr="0073466D">
        <w:rPr>
          <w:rFonts w:ascii="Times New Roman" w:hAnsi="Times New Roman"/>
          <w:sz w:val="24"/>
          <w:szCs w:val="24"/>
        </w:rPr>
        <w:pict>
          <v:shape id="Elbow Connector 111" o:spid="_x0000_s1068" type="#_x0000_t34" style="position:absolute;left:0;text-align:left;margin-left:267.9pt;margin-top:487.75pt;width:49.5pt;height:16pt;rotation:90;flip:x;z-index:251686912" o:preferrelative="t" filled="t" strokecolor="#739cc3">
            <v:stroke endarrow="block" miterlimit="2"/>
          </v:shape>
        </w:pict>
      </w:r>
      <w:r w:rsidR="0073466D" w:rsidRPr="0073466D">
        <w:rPr>
          <w:rFonts w:ascii="Times New Roman" w:hAnsi="Times New Roman"/>
          <w:sz w:val="24"/>
          <w:szCs w:val="24"/>
        </w:rPr>
        <w:pict>
          <v:shape id="Elbow Connector 109" o:spid="_x0000_s1069" type="#_x0000_t34" style="position:absolute;left:0;text-align:left;margin-left:266.95pt;margin-top:325.75pt;width:36.65pt;height:1.2pt;rotation:90;z-index:251685888" o:preferrelative="t" adj="10815" filled="t" strokecolor="#739cc3">
            <v:stroke endarrow="block" miterlimit="2"/>
          </v:shape>
        </w:pict>
      </w:r>
      <w:r w:rsidR="0073466D" w:rsidRPr="0073466D">
        <w:rPr>
          <w:rFonts w:ascii="Times New Roman" w:hAnsi="Times New Roman"/>
          <w:sz w:val="24"/>
          <w:szCs w:val="24"/>
        </w:rPr>
        <w:pict>
          <v:shape id="Elbow Connector 108" o:spid="_x0000_s1070" type="#_x0000_t34" style="position:absolute;left:0;text-align:left;margin-left:280.85pt;margin-top:215.85pt;width:51.5pt;height:42.95pt;rotation:90;z-index:251684864" o:preferrelative="t" filled="t" strokecolor="#739cc3">
            <v:stroke endarrow="block" miterlimit="2"/>
          </v:shape>
        </w:pict>
      </w:r>
      <w:r w:rsidR="0073466D" w:rsidRPr="0073466D">
        <w:rPr>
          <w:rFonts w:ascii="Times New Roman" w:hAnsi="Times New Roman"/>
          <w:sz w:val="24"/>
          <w:szCs w:val="24"/>
        </w:rPr>
        <w:pict>
          <v:roundrect id="_x0000_s1052" style="position:absolute;left:0;text-align:left;margin-left:408.15pt;margin-top:170.2pt;width:120.85pt;height:49.5pt;z-index:251669504"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18"/>
                      <w:szCs w:val="18"/>
                    </w:rPr>
                  </w:pPr>
                  <w:r>
                    <w:rPr>
                      <w:rFonts w:ascii="Lucida Sans" w:hAnsi="Lucida Sans"/>
                      <w:b/>
                      <w:color w:val="FFFFFF"/>
                      <w:sz w:val="18"/>
                      <w:szCs w:val="18"/>
                    </w:rPr>
                    <w:t>4d. Commercial Name Verification</w:t>
                  </w:r>
                </w:p>
              </w:txbxContent>
            </v:textbox>
          </v:roundrect>
        </w:pict>
      </w:r>
      <w:r w:rsidR="0073466D" w:rsidRPr="0073466D">
        <w:rPr>
          <w:rFonts w:ascii="Times New Roman" w:hAnsi="Times New Roman"/>
          <w:sz w:val="24"/>
          <w:szCs w:val="24"/>
        </w:rPr>
        <w:pict>
          <v:roundrect id="_x0000_s1053" style="position:absolute;left:0;text-align:left;margin-left:271.7pt;margin-top:159.7pt;width:114.2pt;height:51.9pt;z-index:251670528"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18"/>
                      <w:szCs w:val="18"/>
                    </w:rPr>
                  </w:pPr>
                  <w:r>
                    <w:rPr>
                      <w:rFonts w:ascii="Lucida Sans" w:hAnsi="Lucida Sans"/>
                      <w:b/>
                      <w:color w:val="FFFFFF"/>
                      <w:sz w:val="18"/>
                      <w:szCs w:val="18"/>
                    </w:rPr>
                    <w:t>4c. Corp Documents Verification</w:t>
                  </w:r>
                </w:p>
              </w:txbxContent>
            </v:textbox>
          </v:roundrect>
        </w:pict>
      </w:r>
      <w:r w:rsidR="0073466D" w:rsidRPr="0073466D">
        <w:rPr>
          <w:rFonts w:ascii="Times New Roman" w:hAnsi="Times New Roman"/>
          <w:sz w:val="24"/>
          <w:szCs w:val="24"/>
        </w:rPr>
        <w:pict>
          <v:roundrect id="_x0000_s1054" style="position:absolute;left:0;text-align:left;margin-left:150.35pt;margin-top:160.55pt;width:114.2pt;height:48.1pt;z-index:251671552"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rPr>
                  </w:pPr>
                  <w:r>
                    <w:rPr>
                      <w:rFonts w:ascii="Lucida Sans" w:hAnsi="Lucida Sans"/>
                      <w:b/>
                      <w:color w:val="FFFFFF"/>
                    </w:rPr>
                    <w:t>4b. Landlord Call (if</w:t>
                  </w:r>
                  <w:r>
                    <w:rPr>
                      <w:rFonts w:ascii="Lucida Sans" w:hAnsi="Lucida Sans"/>
                      <w:b/>
                      <w:color w:val="FFFFFF"/>
                    </w:rPr>
                    <w:t xml:space="preserve"> rented)</w:t>
                  </w:r>
                </w:p>
              </w:txbxContent>
            </v:textbox>
          </v:roundrect>
        </w:pict>
      </w:r>
      <w:r w:rsidR="0073466D" w:rsidRPr="0073466D">
        <w:rPr>
          <w:rFonts w:ascii="Times New Roman" w:hAnsi="Times New Roman"/>
          <w:sz w:val="24"/>
          <w:szCs w:val="24"/>
        </w:rPr>
        <w:pict>
          <v:roundrect id="_x0000_s1055" style="position:absolute;left:0;text-align:left;margin-left:20pt;margin-top:159.8pt;width:114.2pt;height:51.9pt;z-index:251672576"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18"/>
                      <w:szCs w:val="18"/>
                    </w:rPr>
                  </w:pPr>
                  <w:r>
                    <w:rPr>
                      <w:rFonts w:ascii="Lucida Sans" w:hAnsi="Lucida Sans"/>
                      <w:b/>
                      <w:color w:val="FFFFFF"/>
                      <w:sz w:val="18"/>
                      <w:szCs w:val="18"/>
                    </w:rPr>
                    <w:t>4a. Bank Information Verification</w:t>
                  </w:r>
                </w:p>
              </w:txbxContent>
            </v:textbox>
          </v:roundrect>
        </w:pict>
      </w:r>
      <w:r w:rsidR="0073466D" w:rsidRPr="0073466D">
        <w:rPr>
          <w:rFonts w:ascii="Times New Roman" w:hAnsi="Times New Roman"/>
          <w:sz w:val="24"/>
          <w:szCs w:val="24"/>
        </w:rPr>
        <w:pict>
          <v:roundrect id="_x0000_s1208" style="position:absolute;left:0;text-align:left;margin-left:249.35pt;margin-top:520.5pt;width:102.55pt;height:44.95pt;z-index:251682816"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24"/>
                      <w:szCs w:val="24"/>
                    </w:rPr>
                  </w:pPr>
                  <w:r>
                    <w:rPr>
                      <w:rFonts w:ascii="Lucida Sans" w:hAnsi="Lucida Sans"/>
                      <w:b/>
                      <w:color w:val="FFFFFF"/>
                      <w:sz w:val="24"/>
                      <w:szCs w:val="24"/>
                    </w:rPr>
                    <w:t>8. Final Validation</w:t>
                  </w:r>
                </w:p>
              </w:txbxContent>
            </v:textbox>
          </v:roundrect>
        </w:pict>
      </w:r>
      <w:r w:rsidR="0073466D" w:rsidRPr="0073466D">
        <w:rPr>
          <w:rFonts w:ascii="Times New Roman" w:hAnsi="Times New Roman"/>
          <w:sz w:val="24"/>
          <w:szCs w:val="24"/>
        </w:rPr>
        <w:pict>
          <v:shape id="_x0000_s1207" type="#_x0000_t202" style="position:absolute;left:0;text-align:left;margin-left:-41.95pt;margin-top:49.7pt;width:117.8pt;height:23.45pt;z-index:251676672"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Gathering Documents</w:t>
                  </w:r>
                </w:p>
              </w:txbxContent>
            </v:textbox>
          </v:shape>
        </w:pict>
      </w:r>
      <w:r w:rsidR="0073466D" w:rsidRPr="0073466D">
        <w:rPr>
          <w:rFonts w:ascii="Times New Roman" w:hAnsi="Times New Roman"/>
          <w:sz w:val="24"/>
          <w:szCs w:val="24"/>
        </w:rPr>
        <w:pict>
          <v:roundrect id="_x0000_s1206" style="position:absolute;left:0;text-align:left;margin-left:-15.1pt;margin-top:72.45pt;width:114.25pt;height:51.9pt;z-index:251666432"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24"/>
                      <w:szCs w:val="24"/>
                    </w:rPr>
                  </w:pPr>
                  <w:r>
                    <w:rPr>
                      <w:rFonts w:ascii="Lucida Sans" w:hAnsi="Lucida Sans"/>
                      <w:b/>
                      <w:color w:val="FFFFFF"/>
                      <w:sz w:val="24"/>
                      <w:szCs w:val="24"/>
                    </w:rPr>
                    <w:t>1. Document Scanning</w:t>
                  </w:r>
                </w:p>
              </w:txbxContent>
            </v:textbox>
          </v:roundrect>
        </w:pict>
      </w:r>
      <w:r w:rsidR="0073466D" w:rsidRPr="0073466D">
        <w:rPr>
          <w:rFonts w:ascii="Times New Roman" w:hAnsi="Times New Roman"/>
          <w:sz w:val="24"/>
          <w:szCs w:val="24"/>
        </w:rPr>
        <w:pict>
          <v:roundrect id="_x0000_s1205" style="position:absolute;left:0;text-align:left;margin-left:138.5pt;margin-top:71.7pt;width:120.85pt;height:51.9pt;z-index:251667456"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rPr>
                  </w:pPr>
                  <w:r>
                    <w:rPr>
                      <w:rFonts w:ascii="Lucida Sans" w:hAnsi="Lucida Sans"/>
                      <w:b/>
                      <w:color w:val="FFFFFF"/>
                    </w:rPr>
                    <w:t>2. Verification Call</w:t>
                  </w:r>
                </w:p>
              </w:txbxContent>
            </v:textbox>
          </v:roundrect>
        </w:pict>
      </w:r>
      <w:r w:rsidR="0073466D" w:rsidRPr="0073466D">
        <w:rPr>
          <w:rFonts w:ascii="Times New Roman" w:hAnsi="Times New Roman"/>
          <w:sz w:val="24"/>
          <w:szCs w:val="24"/>
        </w:rPr>
        <w:pict>
          <v:shape id="_x0000_s1060" type="#_x0000_t202" style="position:absolute;left:0;text-align:left;margin-left:132.1pt;margin-top:48.95pt;width:117.8pt;height:23.45pt;z-index:251677696"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Processing Documents</w:t>
                  </w:r>
                </w:p>
              </w:txbxContent>
            </v:textbox>
          </v:shape>
        </w:pict>
      </w:r>
      <w:r w:rsidR="0073466D" w:rsidRPr="0073466D">
        <w:rPr>
          <w:rFonts w:ascii="Times New Roman" w:hAnsi="Times New Roman"/>
          <w:sz w:val="24"/>
          <w:szCs w:val="24"/>
        </w:rPr>
        <w:pict>
          <v:roundrect id="_x0000_s1056" style="position:absolute;left:0;text-align:left;margin-left:236.85pt;margin-top:263.1pt;width:98pt;height:45.65pt;z-index:251673600"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24"/>
                      <w:szCs w:val="24"/>
                    </w:rPr>
                  </w:pPr>
                  <w:r>
                    <w:rPr>
                      <w:rFonts w:ascii="Lucida Sans" w:hAnsi="Lucida Sans"/>
                      <w:b/>
                      <w:color w:val="FFFFFF"/>
                      <w:sz w:val="24"/>
                      <w:szCs w:val="24"/>
                    </w:rPr>
                    <w:t>5. Review Task</w:t>
                  </w:r>
                </w:p>
              </w:txbxContent>
            </v:textbox>
          </v:roundrect>
        </w:pict>
      </w:r>
      <w:r w:rsidR="0073466D" w:rsidRPr="0073466D">
        <w:rPr>
          <w:rFonts w:ascii="Times New Roman" w:hAnsi="Times New Roman"/>
          <w:sz w:val="24"/>
          <w:szCs w:val="24"/>
        </w:rPr>
        <w:pict>
          <v:roundrect id="_x0000_s1204" style="position:absolute;left:0;text-align:left;margin-left:233.35pt;margin-top:345.4pt;width:102.55pt;height:44.65pt;z-index:251674624"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24"/>
                      <w:szCs w:val="24"/>
                    </w:rPr>
                  </w:pPr>
                  <w:r>
                    <w:rPr>
                      <w:rFonts w:ascii="Lucida Sans" w:hAnsi="Lucida Sans"/>
                      <w:b/>
                      <w:color w:val="FFFFFF"/>
                      <w:sz w:val="24"/>
                      <w:szCs w:val="24"/>
                    </w:rPr>
                    <w:t xml:space="preserve">6. Contract </w:t>
                  </w:r>
                </w:p>
              </w:txbxContent>
            </v:textbox>
          </v:roundrect>
        </w:pict>
      </w:r>
      <w:r w:rsidR="0073466D" w:rsidRPr="0073466D">
        <w:rPr>
          <w:rFonts w:ascii="Times New Roman" w:hAnsi="Times New Roman"/>
          <w:sz w:val="24"/>
          <w:szCs w:val="24"/>
        </w:rPr>
        <w:pict>
          <v:roundrect id="_x0000_s1203" style="position:absolute;left:0;text-align:left;margin-left:233.35pt;margin-top:426.05pt;width:102.55pt;height:44.95pt;z-index:251675648" arcsize="10923f" o:preferrelative="t" fillcolor="#4f81bd" strokecolor="#f2f2f2">
            <v:stroke miterlimit="2"/>
            <v:shadow on="t" type="perspective" color="#243f60" opacity=".5" offset="1pt" offset2="-1pt,-2pt"/>
            <v:textbox>
              <w:txbxContent>
                <w:p w:rsidR="0073466D" w:rsidRDefault="00C56BD9">
                  <w:pPr>
                    <w:jc w:val="center"/>
                    <w:rPr>
                      <w:rFonts w:ascii="Lucida Sans" w:hAnsi="Lucida Sans"/>
                      <w:b/>
                      <w:color w:val="FFFFFF"/>
                      <w:sz w:val="24"/>
                      <w:szCs w:val="24"/>
                    </w:rPr>
                  </w:pPr>
                  <w:r>
                    <w:rPr>
                      <w:rFonts w:ascii="Lucida Sans" w:hAnsi="Lucida Sans"/>
                      <w:b/>
                      <w:color w:val="FFFFFF"/>
                      <w:sz w:val="24"/>
                      <w:szCs w:val="24"/>
                    </w:rPr>
                    <w:t>7. Funding</w:t>
                  </w:r>
                </w:p>
              </w:txbxContent>
            </v:textbox>
          </v:roundrect>
        </w:pict>
      </w:r>
      <w:r w:rsidR="0073466D" w:rsidRPr="0073466D">
        <w:rPr>
          <w:rFonts w:ascii="Times New Roman" w:hAnsi="Times New Roman"/>
          <w:sz w:val="24"/>
          <w:szCs w:val="24"/>
        </w:rPr>
        <w:pict>
          <v:shape id="_x0000_s1063" type="#_x0000_t202" style="position:absolute;left:0;text-align:left;margin-left:306.45pt;margin-top:461.65pt;width:52.6pt;height:23.55pt;z-index:251680768"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Funded</w:t>
                  </w:r>
                </w:p>
              </w:txbxContent>
            </v:textbox>
          </v:shape>
        </w:pict>
      </w:r>
      <w:r w:rsidR="0073466D" w:rsidRPr="0073466D">
        <w:rPr>
          <w:rFonts w:ascii="Times New Roman" w:hAnsi="Times New Roman"/>
          <w:sz w:val="24"/>
          <w:szCs w:val="24"/>
        </w:rPr>
        <w:pict>
          <v:shape id="_x0000_s1202" type="#_x0000_t202" style="position:absolute;left:0;text-align:left;margin-left:-38.4pt;margin-top:263pt;width:218.95pt;height:48.1pt;z-index:251681792" o:preferrelative="t" fillcolor="#c0504d" strokecolor="#f2f2f2">
            <v:stroke miterlimit="2"/>
            <v:shadow on="t" type="perspective" color="#622423" opacity=".5" offset="1pt" offset2="-1pt,-2pt"/>
            <v:textbox>
              <w:txbxContent>
                <w:p w:rsidR="0073466D" w:rsidRDefault="00C56BD9">
                  <w:pPr>
                    <w:jc w:val="center"/>
                    <w:rPr>
                      <w:b/>
                      <w:color w:val="FFFFFF"/>
                      <w:sz w:val="24"/>
                      <w:szCs w:val="24"/>
                    </w:rPr>
                  </w:pPr>
                  <w:r>
                    <w:rPr>
                      <w:b/>
                      <w:color w:val="FFFFFF"/>
                      <w:sz w:val="24"/>
                      <w:szCs w:val="24"/>
                    </w:rPr>
                    <w:t>Note: The red squares signify a</w:t>
                  </w:r>
                  <w:r>
                    <w:rPr>
                      <w:b/>
                      <w:color w:val="FFFFFF"/>
                      <w:sz w:val="24"/>
                      <w:szCs w:val="24"/>
                    </w:rPr>
                    <w:t xml:space="preserve"> change in status for the contract.</w:t>
                  </w:r>
                </w:p>
              </w:txbxContent>
            </v:textbox>
          </v:shape>
        </w:pict>
      </w:r>
      <w:r>
        <w:rPr>
          <w:rStyle w:val="Ttulo6Car"/>
          <w:sz w:val="24"/>
          <w:szCs w:val="24"/>
        </w:rPr>
        <w:br w:type="page"/>
      </w:r>
      <w:r>
        <w:rPr>
          <w:rFonts w:ascii="Times New Roman" w:hAnsi="Times New Roman"/>
          <w:b/>
          <w:sz w:val="24"/>
          <w:szCs w:val="24"/>
        </w:rPr>
        <w:lastRenderedPageBreak/>
        <w:t>2.1.2.2.1 Document Scanning</w:t>
      </w:r>
    </w:p>
    <w:p w:rsidR="0073466D" w:rsidRDefault="00C56BD9">
      <w:pPr>
        <w:jc w:val="both"/>
        <w:rPr>
          <w:rFonts w:ascii="Times New Roman" w:hAnsi="Times New Roman"/>
          <w:sz w:val="24"/>
          <w:szCs w:val="24"/>
        </w:rPr>
      </w:pPr>
      <w:r>
        <w:rPr>
          <w:rFonts w:ascii="Times New Roman" w:hAnsi="Times New Roman"/>
          <w:sz w:val="24"/>
          <w:szCs w:val="24"/>
        </w:rPr>
        <w:t>The first step of the Contract process should be a search screen much like the first screen in the Merchant Creation workflow. In this screen the Officer will look for the Merchants that have</w:t>
      </w:r>
      <w:r>
        <w:rPr>
          <w:rFonts w:ascii="Times New Roman" w:hAnsi="Times New Roman"/>
          <w:sz w:val="24"/>
          <w:szCs w:val="24"/>
        </w:rPr>
        <w:t xml:space="preserve"> accepted offers and then begin the process of working the contract, which will start with the Contract Document scan. At this point the status of the Contract should be Gathering Documents, both in the system and in SalesForce.</w:t>
      </w:r>
    </w:p>
    <w:p w:rsidR="0073466D" w:rsidRDefault="00C56BD9">
      <w:pPr>
        <w:jc w:val="both"/>
        <w:rPr>
          <w:rFonts w:ascii="Times New Roman" w:hAnsi="Times New Roman"/>
          <w:sz w:val="24"/>
          <w:szCs w:val="24"/>
        </w:rPr>
      </w:pPr>
      <w:r>
        <w:rPr>
          <w:rFonts w:ascii="Times New Roman" w:hAnsi="Times New Roman"/>
          <w:sz w:val="24"/>
          <w:szCs w:val="24"/>
        </w:rPr>
        <w:t xml:space="preserve">The Contract Doc Scan Task </w:t>
      </w:r>
      <w:r>
        <w:rPr>
          <w:rFonts w:ascii="Times New Roman" w:hAnsi="Times New Roman"/>
          <w:sz w:val="24"/>
          <w:szCs w:val="24"/>
        </w:rPr>
        <w:t>should be exactly the same as the Prequalification Document Scan task, except for the documents that are going to be required to complete. The required documents are:</w:t>
      </w:r>
    </w:p>
    <w:p w:rsidR="0073466D" w:rsidRDefault="00C56BD9">
      <w:pPr>
        <w:pStyle w:val="ListParagraph1"/>
        <w:numPr>
          <w:ilvl w:val="0"/>
          <w:numId w:val="13"/>
        </w:numPr>
        <w:ind w:left="0" w:firstLine="0"/>
        <w:jc w:val="both"/>
        <w:rPr>
          <w:rFonts w:ascii="Times New Roman" w:hAnsi="Times New Roman"/>
          <w:sz w:val="24"/>
          <w:szCs w:val="24"/>
        </w:rPr>
      </w:pPr>
      <w:r>
        <w:rPr>
          <w:rFonts w:ascii="Times New Roman" w:hAnsi="Times New Roman"/>
          <w:sz w:val="24"/>
          <w:szCs w:val="24"/>
        </w:rPr>
        <w:t>Legal Documents of the Company (PDF, JPG, GIF, PNG, DOC)</w:t>
      </w:r>
    </w:p>
    <w:p w:rsidR="0073466D" w:rsidRDefault="00C56BD9">
      <w:pPr>
        <w:pStyle w:val="ListParagraph1"/>
        <w:numPr>
          <w:ilvl w:val="0"/>
          <w:numId w:val="13"/>
        </w:numPr>
        <w:ind w:left="0" w:firstLine="0"/>
        <w:jc w:val="both"/>
        <w:rPr>
          <w:rFonts w:ascii="Times New Roman" w:hAnsi="Times New Roman"/>
          <w:sz w:val="24"/>
          <w:szCs w:val="24"/>
        </w:rPr>
      </w:pPr>
      <w:r>
        <w:rPr>
          <w:rFonts w:ascii="Times New Roman" w:hAnsi="Times New Roman"/>
          <w:sz w:val="24"/>
          <w:szCs w:val="24"/>
        </w:rPr>
        <w:t xml:space="preserve">Commercial Name Verification </w:t>
      </w:r>
      <w:r>
        <w:rPr>
          <w:rFonts w:ascii="Times New Roman" w:hAnsi="Times New Roman"/>
          <w:sz w:val="24"/>
          <w:szCs w:val="24"/>
        </w:rPr>
        <w:t>Screenshot (JPG, PDF, PNG, GIF)</w:t>
      </w:r>
    </w:p>
    <w:p w:rsidR="0073466D" w:rsidRDefault="00C56BD9">
      <w:pPr>
        <w:pStyle w:val="ListParagraph1"/>
        <w:numPr>
          <w:ilvl w:val="0"/>
          <w:numId w:val="13"/>
        </w:numPr>
        <w:ind w:left="0" w:firstLine="0"/>
        <w:jc w:val="both"/>
        <w:rPr>
          <w:rFonts w:ascii="Times New Roman" w:hAnsi="Times New Roman"/>
          <w:sz w:val="24"/>
          <w:szCs w:val="24"/>
        </w:rPr>
      </w:pPr>
      <w:r>
        <w:rPr>
          <w:rFonts w:ascii="Times New Roman" w:hAnsi="Times New Roman"/>
          <w:sz w:val="24"/>
          <w:szCs w:val="24"/>
        </w:rPr>
        <w:t>RNC Screenshot (JPG, PDF, PNG, GIF)</w:t>
      </w:r>
    </w:p>
    <w:p w:rsidR="0073466D" w:rsidRDefault="00C56BD9">
      <w:pPr>
        <w:pStyle w:val="ListParagraph1"/>
        <w:numPr>
          <w:ilvl w:val="0"/>
          <w:numId w:val="13"/>
        </w:numPr>
        <w:ind w:left="0" w:firstLine="0"/>
        <w:jc w:val="both"/>
        <w:rPr>
          <w:rFonts w:ascii="Times New Roman" w:hAnsi="Times New Roman"/>
          <w:sz w:val="24"/>
          <w:szCs w:val="24"/>
        </w:rPr>
      </w:pPr>
      <w:r>
        <w:rPr>
          <w:rFonts w:ascii="Times New Roman" w:hAnsi="Times New Roman"/>
          <w:sz w:val="24"/>
          <w:szCs w:val="24"/>
        </w:rPr>
        <w:t>ID or Passport (JPG, PDF, PNG, GIF)</w:t>
      </w:r>
    </w:p>
    <w:p w:rsidR="0073466D" w:rsidRDefault="00C56BD9">
      <w:pPr>
        <w:pStyle w:val="ListParagraph1"/>
        <w:numPr>
          <w:ilvl w:val="0"/>
          <w:numId w:val="13"/>
        </w:numPr>
        <w:ind w:left="0" w:firstLine="0"/>
        <w:jc w:val="both"/>
        <w:rPr>
          <w:rFonts w:ascii="Times New Roman" w:hAnsi="Times New Roman"/>
          <w:sz w:val="24"/>
          <w:szCs w:val="24"/>
        </w:rPr>
      </w:pPr>
      <w:r>
        <w:rPr>
          <w:rFonts w:ascii="Times New Roman" w:hAnsi="Times New Roman"/>
          <w:sz w:val="24"/>
          <w:szCs w:val="24"/>
        </w:rPr>
        <w:t>Lease Contract or Land Title (PDF, JPG, GIF, PNG, DOC)</w:t>
      </w:r>
    </w:p>
    <w:p w:rsidR="0073466D" w:rsidRDefault="00C56BD9">
      <w:pPr>
        <w:pStyle w:val="ListParagraph1"/>
        <w:numPr>
          <w:ilvl w:val="0"/>
          <w:numId w:val="13"/>
        </w:numPr>
        <w:ind w:left="0" w:firstLine="0"/>
        <w:jc w:val="both"/>
        <w:rPr>
          <w:rFonts w:ascii="Times New Roman" w:hAnsi="Times New Roman"/>
          <w:sz w:val="24"/>
          <w:szCs w:val="24"/>
        </w:rPr>
      </w:pPr>
      <w:r>
        <w:rPr>
          <w:rFonts w:ascii="Times New Roman" w:hAnsi="Times New Roman"/>
          <w:sz w:val="24"/>
          <w:szCs w:val="24"/>
        </w:rPr>
        <w:t>Null Check (JPG, PDF, PNG, GIF)</w:t>
      </w:r>
    </w:p>
    <w:p w:rsidR="0073466D" w:rsidRDefault="00C56BD9">
      <w:pPr>
        <w:pStyle w:val="ListParagraph1"/>
        <w:numPr>
          <w:ilvl w:val="0"/>
          <w:numId w:val="13"/>
        </w:numPr>
        <w:ind w:left="0" w:firstLine="0"/>
        <w:jc w:val="both"/>
        <w:rPr>
          <w:rFonts w:ascii="Times New Roman" w:hAnsi="Times New Roman"/>
          <w:sz w:val="24"/>
          <w:szCs w:val="24"/>
        </w:rPr>
      </w:pPr>
      <w:r>
        <w:rPr>
          <w:rFonts w:ascii="Times New Roman" w:hAnsi="Times New Roman"/>
          <w:sz w:val="24"/>
          <w:szCs w:val="24"/>
        </w:rPr>
        <w:t>Bank Statements (PDF, JPG, GIF, PNG, DOC, XLSX)</w:t>
      </w:r>
    </w:p>
    <w:p w:rsidR="0073466D" w:rsidRDefault="00C56BD9">
      <w:pPr>
        <w:jc w:val="both"/>
        <w:rPr>
          <w:rFonts w:ascii="Times New Roman" w:hAnsi="Times New Roman"/>
          <w:sz w:val="24"/>
          <w:szCs w:val="24"/>
        </w:rPr>
      </w:pPr>
      <w:r>
        <w:rPr>
          <w:rFonts w:ascii="Times New Roman" w:hAnsi="Times New Roman"/>
          <w:sz w:val="24"/>
          <w:szCs w:val="24"/>
        </w:rPr>
        <w:t>Although these do</w:t>
      </w:r>
      <w:r>
        <w:rPr>
          <w:rFonts w:ascii="Times New Roman" w:hAnsi="Times New Roman"/>
          <w:sz w:val="24"/>
          <w:szCs w:val="24"/>
        </w:rPr>
        <w:t>cuments are required, we should have a way of marking any of these documents as pending (Except for the Legal Documents of the Company) to be uploaded later in the workflow.</w:t>
      </w:r>
    </w:p>
    <w:p w:rsidR="0073466D" w:rsidRDefault="00C56BD9">
      <w:pPr>
        <w:jc w:val="both"/>
        <w:rPr>
          <w:rFonts w:ascii="Times New Roman" w:hAnsi="Times New Roman"/>
          <w:sz w:val="24"/>
          <w:szCs w:val="24"/>
        </w:rPr>
      </w:pPr>
      <w:r>
        <w:rPr>
          <w:rFonts w:ascii="Times New Roman" w:hAnsi="Times New Roman"/>
          <w:sz w:val="24"/>
          <w:szCs w:val="24"/>
        </w:rPr>
        <w:t xml:space="preserve">After this task is completed, the Status will be automatically changed to </w:t>
      </w:r>
      <w:r>
        <w:rPr>
          <w:rFonts w:ascii="Times New Roman" w:hAnsi="Times New Roman"/>
          <w:i/>
          <w:sz w:val="24"/>
          <w:szCs w:val="24"/>
        </w:rPr>
        <w:t>Processi</w:t>
      </w:r>
      <w:r>
        <w:rPr>
          <w:rFonts w:ascii="Times New Roman" w:hAnsi="Times New Roman"/>
          <w:i/>
          <w:sz w:val="24"/>
          <w:szCs w:val="24"/>
        </w:rPr>
        <w:t>ng Documents</w:t>
      </w:r>
      <w:r>
        <w:rPr>
          <w:rFonts w:ascii="Times New Roman" w:hAnsi="Times New Roman"/>
          <w:sz w:val="24"/>
          <w:szCs w:val="24"/>
        </w:rPr>
        <w:t xml:space="preserve"> both in our system and in SalesForce.</w:t>
      </w: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14"/>
        </w:numPr>
        <w:ind w:left="0" w:firstLine="0"/>
        <w:jc w:val="both"/>
        <w:rPr>
          <w:rFonts w:ascii="Times New Roman" w:hAnsi="Times New Roman"/>
          <w:sz w:val="24"/>
          <w:szCs w:val="24"/>
        </w:rPr>
      </w:pPr>
      <w:r>
        <w:rPr>
          <w:rFonts w:ascii="Times New Roman" w:hAnsi="Times New Roman"/>
          <w:sz w:val="24"/>
          <w:szCs w:val="24"/>
        </w:rPr>
        <w:t>Its the same Document Scanning task, just that in PQ only the Application Form will be required, in the contract it should already have the Form uploaded and then let us upload all the other docume</w:t>
      </w:r>
      <w:r>
        <w:rPr>
          <w:rFonts w:ascii="Times New Roman" w:hAnsi="Times New Roman"/>
          <w:sz w:val="24"/>
          <w:szCs w:val="24"/>
        </w:rPr>
        <w:t>nts specified in the Contract Work flow document.</w:t>
      </w:r>
    </w:p>
    <w:p w:rsidR="0073466D" w:rsidRDefault="00C56BD9">
      <w:pPr>
        <w:numPr>
          <w:ilvl w:val="0"/>
          <w:numId w:val="14"/>
        </w:numPr>
        <w:ind w:left="0" w:firstLine="0"/>
        <w:jc w:val="both"/>
        <w:rPr>
          <w:rFonts w:ascii="Times New Roman" w:hAnsi="Times New Roman"/>
          <w:sz w:val="24"/>
          <w:szCs w:val="24"/>
        </w:rPr>
      </w:pPr>
      <w:r>
        <w:rPr>
          <w:rFonts w:ascii="Times New Roman" w:hAnsi="Times New Roman"/>
          <w:sz w:val="24"/>
          <w:szCs w:val="24"/>
        </w:rPr>
        <w:t>Yes, we specified this in the document. The legal Corporate document can never be marked as pending. As for the others, we can't complete the commercial name verification task without the commercial name sc</w:t>
      </w:r>
      <w:r>
        <w:rPr>
          <w:rFonts w:ascii="Times New Roman" w:hAnsi="Times New Roman"/>
          <w:sz w:val="24"/>
          <w:szCs w:val="24"/>
        </w:rPr>
        <w:t>reen shot, the Bank Verification task without the uploaded Null Check, the Landlord Verification without the Lease Contract uploaded.</w:t>
      </w:r>
    </w:p>
    <w:p w:rsidR="0073466D" w:rsidRDefault="00C56BD9">
      <w:pPr>
        <w:pStyle w:val="Ttulo3"/>
        <w:jc w:val="both"/>
        <w:rPr>
          <w:ins w:id="355" w:author="sramirez" w:date="2014-07-18T11:55:00Z"/>
          <w:rFonts w:ascii="Times New Roman" w:hAnsi="Times New Roman"/>
          <w:sz w:val="24"/>
          <w:szCs w:val="24"/>
        </w:rPr>
      </w:pPr>
      <w:bookmarkStart w:id="356" w:name="_Toc20016"/>
      <w:bookmarkStart w:id="357" w:name="_Toc15401"/>
      <w:bookmarkStart w:id="358" w:name="_Toc2608"/>
      <w:bookmarkStart w:id="359" w:name="_Toc3141"/>
      <w:r>
        <w:rPr>
          <w:rFonts w:ascii="Times New Roman" w:hAnsi="Times New Roman"/>
          <w:sz w:val="24"/>
          <w:szCs w:val="24"/>
        </w:rPr>
        <w:t>2.1.2.2.2 Verification Call</w:t>
      </w:r>
      <w:bookmarkEnd w:id="356"/>
      <w:bookmarkEnd w:id="357"/>
      <w:bookmarkEnd w:id="358"/>
      <w:bookmarkEnd w:id="359"/>
    </w:p>
    <w:p w:rsidR="0073466D" w:rsidRDefault="0073466D" w:rsidP="0073466D">
      <w:pPr>
        <w:pStyle w:val="Ttulo3"/>
        <w:rPr>
          <w:del w:id="360" w:author="sramirez" w:date="2014-07-18T11:55:00Z"/>
          <w:rFonts w:ascii="Times New Roman" w:hAnsi="Times New Roman"/>
          <w:sz w:val="24"/>
          <w:szCs w:val="24"/>
        </w:rPr>
        <w:pPrChange w:id="361" w:author="sramirez" w:date="2014-07-18T11:55:00Z">
          <w:pPr>
            <w:pStyle w:val="Ttulo3"/>
            <w:jc w:val="both"/>
          </w:pPr>
        </w:pPrChange>
      </w:pPr>
    </w:p>
    <w:p w:rsidR="0073466D" w:rsidRDefault="00C56BD9">
      <w:pPr>
        <w:jc w:val="both"/>
        <w:rPr>
          <w:rFonts w:ascii="Times New Roman" w:hAnsi="Times New Roman"/>
          <w:sz w:val="24"/>
          <w:szCs w:val="24"/>
        </w:rPr>
      </w:pPr>
      <w:r>
        <w:rPr>
          <w:rFonts w:ascii="Times New Roman" w:hAnsi="Times New Roman"/>
          <w:sz w:val="24"/>
          <w:szCs w:val="24"/>
        </w:rPr>
        <w:t xml:space="preserve">The Verification Call task is where the Officer is going to call the Merchant owner and ask </w:t>
      </w:r>
      <w:r>
        <w:rPr>
          <w:rFonts w:ascii="Times New Roman" w:hAnsi="Times New Roman"/>
          <w:sz w:val="24"/>
          <w:szCs w:val="24"/>
        </w:rPr>
        <w:t xml:space="preserve">to confirm some information. So, this screen should consist of the script of the call (which we will provide you), the fields for the Officer to modify accordingly and a box with a list of the </w:t>
      </w:r>
      <w:r>
        <w:rPr>
          <w:rFonts w:ascii="Times New Roman" w:hAnsi="Times New Roman"/>
          <w:sz w:val="24"/>
          <w:szCs w:val="24"/>
        </w:rPr>
        <w:lastRenderedPageBreak/>
        <w:t xml:space="preserve">documents that were marked as pending in the document scanning </w:t>
      </w:r>
      <w:r>
        <w:rPr>
          <w:rFonts w:ascii="Times New Roman" w:hAnsi="Times New Roman"/>
          <w:sz w:val="24"/>
          <w:szCs w:val="24"/>
        </w:rPr>
        <w:t>task so that we can ask the client for the documents.</w:t>
      </w:r>
    </w:p>
    <w:p w:rsidR="0073466D" w:rsidRDefault="00C56BD9">
      <w:pPr>
        <w:jc w:val="both"/>
        <w:rPr>
          <w:rFonts w:ascii="Times New Roman" w:hAnsi="Times New Roman"/>
          <w:sz w:val="24"/>
          <w:szCs w:val="24"/>
        </w:rPr>
      </w:pPr>
      <w:r>
        <w:rPr>
          <w:rFonts w:ascii="Times New Roman" w:hAnsi="Times New Roman"/>
          <w:sz w:val="24"/>
          <w:szCs w:val="24"/>
        </w:rPr>
        <w:t xml:space="preserve">In this screen the Officer will see all the questions and confirm the information we already have. All the fields should be filled automatically if we already got the information in previous stages; if </w:t>
      </w:r>
      <w:r>
        <w:rPr>
          <w:rFonts w:ascii="Times New Roman" w:hAnsi="Times New Roman"/>
          <w:sz w:val="24"/>
          <w:szCs w:val="24"/>
        </w:rPr>
        <w:t>not, then the box should be left blank for the officer to fill. In every case, we should be able to modify all the fields except the loan and owed amount. As usual, the officer can complete or decline.</w:t>
      </w:r>
    </w:p>
    <w:p w:rsidR="0073466D" w:rsidRDefault="00C56BD9">
      <w:pPr>
        <w:pStyle w:val="Ttulo3"/>
        <w:jc w:val="both"/>
        <w:rPr>
          <w:rFonts w:ascii="Times New Roman" w:hAnsi="Times New Roman"/>
          <w:sz w:val="24"/>
          <w:szCs w:val="24"/>
        </w:rPr>
      </w:pPr>
      <w:bookmarkStart w:id="362" w:name="_Toc29921"/>
      <w:bookmarkStart w:id="363" w:name="_Toc7799"/>
      <w:bookmarkStart w:id="364" w:name="_Toc29318"/>
      <w:bookmarkStart w:id="365" w:name="_Toc22665"/>
      <w:r>
        <w:rPr>
          <w:rFonts w:ascii="Times New Roman" w:hAnsi="Times New Roman"/>
          <w:sz w:val="24"/>
          <w:szCs w:val="24"/>
        </w:rPr>
        <w:t>2.1.2.2.3 Data Entry</w:t>
      </w:r>
      <w:bookmarkEnd w:id="362"/>
      <w:bookmarkEnd w:id="363"/>
      <w:bookmarkEnd w:id="364"/>
      <w:bookmarkEnd w:id="365"/>
    </w:p>
    <w:p w:rsidR="0073466D" w:rsidRDefault="00C56BD9">
      <w:pPr>
        <w:jc w:val="both"/>
        <w:rPr>
          <w:rFonts w:ascii="Times New Roman" w:hAnsi="Times New Roman"/>
          <w:sz w:val="24"/>
          <w:szCs w:val="24"/>
        </w:rPr>
      </w:pPr>
      <w:r>
        <w:rPr>
          <w:rFonts w:ascii="Times New Roman" w:hAnsi="Times New Roman"/>
          <w:sz w:val="24"/>
          <w:szCs w:val="24"/>
        </w:rPr>
        <w:t>This is very similar to the PQ Da</w:t>
      </w:r>
      <w:r>
        <w:rPr>
          <w:rFonts w:ascii="Times New Roman" w:hAnsi="Times New Roman"/>
          <w:sz w:val="24"/>
          <w:szCs w:val="24"/>
        </w:rPr>
        <w:t>ta Entry. The information we will require in this screen will be:</w:t>
      </w:r>
    </w:p>
    <w:p w:rsidR="0073466D" w:rsidRDefault="00C56BD9">
      <w:pPr>
        <w:pStyle w:val="ListParagraph1"/>
        <w:numPr>
          <w:ilvl w:val="0"/>
          <w:numId w:val="15"/>
        </w:numPr>
        <w:ind w:left="0" w:firstLine="420"/>
        <w:jc w:val="both"/>
        <w:rPr>
          <w:rFonts w:ascii="Times New Roman" w:hAnsi="Times New Roman"/>
          <w:sz w:val="24"/>
          <w:szCs w:val="24"/>
        </w:rPr>
      </w:pPr>
      <w:r>
        <w:rPr>
          <w:rFonts w:ascii="Times New Roman" w:hAnsi="Times New Roman"/>
          <w:sz w:val="24"/>
          <w:szCs w:val="24"/>
        </w:rPr>
        <w:t>Name of the Company</w:t>
      </w:r>
    </w:p>
    <w:p w:rsidR="0073466D" w:rsidRDefault="00C56BD9">
      <w:pPr>
        <w:pStyle w:val="ListParagraph1"/>
        <w:numPr>
          <w:ilvl w:val="0"/>
          <w:numId w:val="15"/>
        </w:numPr>
        <w:ind w:left="0" w:firstLine="420"/>
        <w:jc w:val="both"/>
        <w:rPr>
          <w:rFonts w:ascii="Times New Roman" w:hAnsi="Times New Roman"/>
          <w:sz w:val="24"/>
          <w:szCs w:val="24"/>
        </w:rPr>
      </w:pPr>
      <w:r>
        <w:rPr>
          <w:rFonts w:ascii="Times New Roman" w:hAnsi="Times New Roman"/>
          <w:sz w:val="24"/>
          <w:szCs w:val="24"/>
        </w:rPr>
        <w:t>Name of the Business</w:t>
      </w:r>
    </w:p>
    <w:p w:rsidR="0073466D" w:rsidRDefault="00C56BD9">
      <w:pPr>
        <w:pStyle w:val="ListParagraph1"/>
        <w:numPr>
          <w:ilvl w:val="0"/>
          <w:numId w:val="15"/>
        </w:numPr>
        <w:ind w:left="0" w:firstLine="420"/>
        <w:jc w:val="both"/>
        <w:rPr>
          <w:rFonts w:ascii="Times New Roman" w:hAnsi="Times New Roman"/>
          <w:sz w:val="24"/>
          <w:szCs w:val="24"/>
        </w:rPr>
      </w:pPr>
      <w:r>
        <w:rPr>
          <w:rFonts w:ascii="Times New Roman" w:hAnsi="Times New Roman"/>
          <w:sz w:val="24"/>
          <w:szCs w:val="24"/>
        </w:rPr>
        <w:t>RNC: This is the ID the government assigns to every company. It should have a maximum of 11 numbers.</w:t>
      </w:r>
    </w:p>
    <w:p w:rsidR="0073466D" w:rsidRDefault="00C56BD9">
      <w:pPr>
        <w:pStyle w:val="ListParagraph1"/>
        <w:numPr>
          <w:ilvl w:val="0"/>
          <w:numId w:val="15"/>
        </w:numPr>
        <w:ind w:left="0" w:firstLine="420"/>
        <w:jc w:val="both"/>
        <w:rPr>
          <w:rFonts w:ascii="Times New Roman" w:hAnsi="Times New Roman"/>
          <w:sz w:val="24"/>
          <w:szCs w:val="24"/>
        </w:rPr>
      </w:pPr>
      <w:r>
        <w:rPr>
          <w:rFonts w:ascii="Times New Roman" w:hAnsi="Times New Roman"/>
          <w:sz w:val="24"/>
          <w:szCs w:val="24"/>
        </w:rPr>
        <w:t>Address</w:t>
      </w:r>
    </w:p>
    <w:p w:rsidR="0073466D" w:rsidRDefault="00C56BD9">
      <w:pPr>
        <w:pStyle w:val="ListParagraph1"/>
        <w:numPr>
          <w:ilvl w:val="0"/>
          <w:numId w:val="15"/>
        </w:numPr>
        <w:ind w:left="0" w:firstLine="420"/>
        <w:jc w:val="both"/>
        <w:rPr>
          <w:rFonts w:ascii="Times New Roman" w:hAnsi="Times New Roman"/>
          <w:sz w:val="24"/>
          <w:szCs w:val="24"/>
        </w:rPr>
      </w:pPr>
      <w:r>
        <w:rPr>
          <w:rFonts w:ascii="Times New Roman" w:hAnsi="Times New Roman"/>
          <w:sz w:val="24"/>
          <w:szCs w:val="24"/>
        </w:rPr>
        <w:t>City</w:t>
      </w:r>
    </w:p>
    <w:p w:rsidR="0073466D" w:rsidRDefault="00C56BD9">
      <w:pPr>
        <w:pStyle w:val="ListParagraph1"/>
        <w:numPr>
          <w:ilvl w:val="0"/>
          <w:numId w:val="15"/>
        </w:numPr>
        <w:ind w:left="0" w:firstLine="420"/>
        <w:jc w:val="both"/>
        <w:rPr>
          <w:rFonts w:ascii="Times New Roman" w:hAnsi="Times New Roman"/>
          <w:sz w:val="24"/>
          <w:szCs w:val="24"/>
        </w:rPr>
      </w:pPr>
      <w:r>
        <w:rPr>
          <w:rFonts w:ascii="Times New Roman" w:hAnsi="Times New Roman"/>
          <w:sz w:val="24"/>
          <w:szCs w:val="24"/>
        </w:rPr>
        <w:t xml:space="preserve">Province: This should be a drop </w:t>
      </w:r>
      <w:r>
        <w:rPr>
          <w:rFonts w:ascii="Times New Roman" w:hAnsi="Times New Roman"/>
          <w:sz w:val="24"/>
          <w:szCs w:val="24"/>
        </w:rPr>
        <w:t>down list with the following options:</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Azua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Bahoruco</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Barahona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Dajabón</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Duarte</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Elías Piña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El Seibo</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Espaillat</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Hato Mayor</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Independencia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La Altagracia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La Romana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La Vega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María Trinidad Sánchez</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Monseñor Nouel</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Montecristi</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Monte Plata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Pedernales</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Peravia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Puerto Plata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Hermanas Mirabal</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Samaná</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lastRenderedPageBreak/>
        <w:t>Sánchez Ramírez</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San Cristóbal</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San José de Ocoa</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San Juan</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San Pedro de Macorís</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Santiago</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Santiago Rodríguez</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Santo Domingo</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Valverde</w:t>
      </w:r>
    </w:p>
    <w:p w:rsidR="0073466D" w:rsidRDefault="00C56BD9">
      <w:pPr>
        <w:pStyle w:val="ListParagraph1"/>
        <w:numPr>
          <w:ilvl w:val="2"/>
          <w:numId w:val="6"/>
        </w:numPr>
        <w:ind w:left="840" w:firstLine="0"/>
        <w:jc w:val="both"/>
        <w:rPr>
          <w:rFonts w:ascii="Times New Roman" w:hAnsi="Times New Roman"/>
          <w:sz w:val="24"/>
          <w:szCs w:val="24"/>
        </w:rPr>
      </w:pPr>
      <w:r>
        <w:rPr>
          <w:rFonts w:ascii="Times New Roman" w:hAnsi="Times New Roman"/>
          <w:sz w:val="24"/>
          <w:szCs w:val="24"/>
        </w:rPr>
        <w:t>Distrito Nacional</w:t>
      </w:r>
    </w:p>
    <w:p w:rsidR="0073466D" w:rsidRDefault="0073466D">
      <w:pPr>
        <w:pStyle w:val="ListParagraph1"/>
        <w:ind w:left="0"/>
        <w:jc w:val="both"/>
        <w:rPr>
          <w:rFonts w:ascii="Times New Roman" w:hAnsi="Times New Roman"/>
          <w:sz w:val="24"/>
          <w:szCs w:val="24"/>
        </w:rPr>
      </w:pPr>
    </w:p>
    <w:p w:rsidR="0073466D" w:rsidRDefault="00C56BD9">
      <w:pPr>
        <w:pStyle w:val="ListParagraph1"/>
        <w:numPr>
          <w:ilvl w:val="0"/>
          <w:numId w:val="16"/>
        </w:numPr>
        <w:ind w:left="840"/>
        <w:jc w:val="both"/>
        <w:rPr>
          <w:rFonts w:ascii="Times New Roman" w:hAnsi="Times New Roman"/>
          <w:sz w:val="24"/>
          <w:szCs w:val="24"/>
        </w:rPr>
      </w:pPr>
      <w:r>
        <w:rPr>
          <w:rFonts w:ascii="Times New Roman" w:hAnsi="Times New Roman"/>
          <w:sz w:val="24"/>
          <w:szCs w:val="24"/>
        </w:rPr>
        <w:t xml:space="preserve">Telephone Number: Dominican telephone numbers have 10 digits in the format: (xxx) </w:t>
      </w:r>
      <w:r>
        <w:rPr>
          <w:rFonts w:ascii="Times New Roman" w:hAnsi="Times New Roman"/>
          <w:sz w:val="24"/>
          <w:szCs w:val="24"/>
        </w:rPr>
        <w:t>xxx-xxxx.</w:t>
      </w:r>
    </w:p>
    <w:p w:rsidR="0073466D" w:rsidRDefault="00C56BD9">
      <w:pPr>
        <w:pStyle w:val="ListParagraph1"/>
        <w:numPr>
          <w:ilvl w:val="0"/>
          <w:numId w:val="16"/>
        </w:numPr>
        <w:ind w:left="840"/>
        <w:jc w:val="both"/>
        <w:rPr>
          <w:rFonts w:ascii="Times New Roman" w:hAnsi="Times New Roman"/>
          <w:sz w:val="24"/>
          <w:szCs w:val="24"/>
        </w:rPr>
      </w:pPr>
      <w:r>
        <w:rPr>
          <w:rFonts w:ascii="Times New Roman" w:hAnsi="Times New Roman"/>
          <w:sz w:val="24"/>
          <w:szCs w:val="24"/>
        </w:rPr>
        <w:t>Email</w:t>
      </w:r>
    </w:p>
    <w:p w:rsidR="0073466D" w:rsidRDefault="00C56BD9">
      <w:pPr>
        <w:pStyle w:val="ListParagraph1"/>
        <w:numPr>
          <w:ilvl w:val="0"/>
          <w:numId w:val="16"/>
        </w:numPr>
        <w:ind w:left="840"/>
        <w:jc w:val="both"/>
        <w:rPr>
          <w:rFonts w:ascii="Times New Roman" w:hAnsi="Times New Roman"/>
          <w:sz w:val="24"/>
          <w:szCs w:val="24"/>
        </w:rPr>
      </w:pPr>
      <w:r>
        <w:rPr>
          <w:rFonts w:ascii="Times New Roman" w:hAnsi="Times New Roman"/>
          <w:sz w:val="24"/>
          <w:szCs w:val="24"/>
        </w:rPr>
        <w:t xml:space="preserve">Industry Type: We will annex all the options that will make up this drop list. This comes from the predetermined MCC codes. </w:t>
      </w:r>
    </w:p>
    <w:p w:rsidR="0073466D" w:rsidRDefault="00C56BD9">
      <w:pPr>
        <w:pStyle w:val="ListParagraph1"/>
        <w:numPr>
          <w:ilvl w:val="0"/>
          <w:numId w:val="16"/>
        </w:numPr>
        <w:ind w:left="840"/>
        <w:jc w:val="both"/>
        <w:rPr>
          <w:rFonts w:ascii="Times New Roman" w:hAnsi="Times New Roman"/>
          <w:sz w:val="24"/>
          <w:szCs w:val="24"/>
        </w:rPr>
      </w:pPr>
      <w:r>
        <w:rPr>
          <w:rFonts w:ascii="Times New Roman" w:hAnsi="Times New Roman"/>
          <w:sz w:val="24"/>
          <w:szCs w:val="24"/>
        </w:rPr>
        <w:t>Type of Property: This should be a drop down list with two options, Owned and Rented.</w:t>
      </w:r>
    </w:p>
    <w:p w:rsidR="0073466D" w:rsidRDefault="00C56BD9">
      <w:pPr>
        <w:pStyle w:val="ListParagraph1"/>
        <w:numPr>
          <w:ilvl w:val="2"/>
          <w:numId w:val="5"/>
        </w:numPr>
        <w:ind w:left="840" w:firstLine="0"/>
        <w:jc w:val="both"/>
        <w:rPr>
          <w:rFonts w:ascii="Times New Roman" w:hAnsi="Times New Roman"/>
          <w:sz w:val="24"/>
          <w:szCs w:val="24"/>
        </w:rPr>
      </w:pPr>
      <w:r>
        <w:rPr>
          <w:rFonts w:ascii="Times New Roman" w:hAnsi="Times New Roman"/>
          <w:sz w:val="24"/>
          <w:szCs w:val="24"/>
        </w:rPr>
        <w:t>Rent Amount: This should be a</w:t>
      </w:r>
      <w:r>
        <w:rPr>
          <w:rFonts w:ascii="Times New Roman" w:hAnsi="Times New Roman"/>
          <w:sz w:val="24"/>
          <w:szCs w:val="24"/>
        </w:rPr>
        <w:t xml:space="preserve"> currency field.</w:t>
      </w:r>
    </w:p>
    <w:p w:rsidR="0073466D" w:rsidRDefault="00C56BD9">
      <w:pPr>
        <w:pStyle w:val="ListParagraph1"/>
        <w:numPr>
          <w:ilvl w:val="2"/>
          <w:numId w:val="5"/>
        </w:numPr>
        <w:ind w:left="840" w:firstLine="0"/>
        <w:jc w:val="both"/>
        <w:rPr>
          <w:rFonts w:ascii="Times New Roman" w:hAnsi="Times New Roman"/>
          <w:sz w:val="24"/>
          <w:szCs w:val="24"/>
        </w:rPr>
      </w:pPr>
      <w:r>
        <w:rPr>
          <w:rFonts w:ascii="Times New Roman" w:hAnsi="Times New Roman"/>
          <w:sz w:val="24"/>
          <w:szCs w:val="24"/>
        </w:rPr>
        <w:t>Gross Yearly Sales: This should be a currency field.</w:t>
      </w:r>
    </w:p>
    <w:p w:rsidR="0073466D" w:rsidRDefault="00C56BD9">
      <w:pPr>
        <w:pStyle w:val="ListParagraph1"/>
        <w:numPr>
          <w:ilvl w:val="2"/>
          <w:numId w:val="5"/>
        </w:numPr>
        <w:ind w:left="840" w:firstLine="0"/>
        <w:jc w:val="both"/>
        <w:rPr>
          <w:rFonts w:ascii="Times New Roman" w:hAnsi="Times New Roman"/>
          <w:sz w:val="24"/>
          <w:szCs w:val="24"/>
        </w:rPr>
      </w:pPr>
      <w:r>
        <w:rPr>
          <w:rFonts w:ascii="Times New Roman" w:hAnsi="Times New Roman"/>
          <w:sz w:val="24"/>
          <w:szCs w:val="24"/>
        </w:rPr>
        <w:t>Processor Company: Either CardNet or VisaNet.</w:t>
      </w:r>
    </w:p>
    <w:p w:rsidR="0073466D" w:rsidRDefault="00C56BD9">
      <w:pPr>
        <w:pStyle w:val="ListParagraph1"/>
        <w:numPr>
          <w:ilvl w:val="2"/>
          <w:numId w:val="5"/>
        </w:numPr>
        <w:ind w:left="840" w:firstLine="0"/>
        <w:jc w:val="both"/>
        <w:rPr>
          <w:rFonts w:ascii="Times New Roman" w:hAnsi="Times New Roman"/>
          <w:sz w:val="24"/>
          <w:szCs w:val="24"/>
        </w:rPr>
      </w:pPr>
      <w:r>
        <w:rPr>
          <w:rFonts w:ascii="Times New Roman" w:hAnsi="Times New Roman"/>
          <w:sz w:val="24"/>
          <w:szCs w:val="24"/>
        </w:rPr>
        <w:t>Affiliate Number: The affiliate number for the business with either CardNet or VisaNet (or both). We should be able to add more than one aff</w:t>
      </w:r>
      <w:r>
        <w:rPr>
          <w:rFonts w:ascii="Times New Roman" w:hAnsi="Times New Roman"/>
          <w:sz w:val="24"/>
          <w:szCs w:val="24"/>
        </w:rPr>
        <w:t>iliate number.</w:t>
      </w:r>
    </w:p>
    <w:p w:rsidR="0073466D" w:rsidRDefault="00C56BD9">
      <w:pPr>
        <w:pStyle w:val="ListParagraph1"/>
        <w:numPr>
          <w:ilvl w:val="0"/>
          <w:numId w:val="17"/>
        </w:numPr>
        <w:ind w:left="0" w:firstLine="0"/>
        <w:jc w:val="both"/>
        <w:rPr>
          <w:rFonts w:ascii="Times New Roman" w:hAnsi="Times New Roman"/>
          <w:sz w:val="24"/>
          <w:szCs w:val="24"/>
        </w:rPr>
      </w:pPr>
      <w:r>
        <w:rPr>
          <w:rFonts w:ascii="Times New Roman" w:hAnsi="Times New Roman"/>
          <w:sz w:val="24"/>
          <w:szCs w:val="24"/>
        </w:rPr>
        <w:t>Use of the Advance: This will be a drop list with the following options:</w:t>
      </w:r>
    </w:p>
    <w:p w:rsidR="0073466D" w:rsidRDefault="00C56BD9">
      <w:pPr>
        <w:pStyle w:val="ListParagraph1"/>
        <w:numPr>
          <w:ilvl w:val="0"/>
          <w:numId w:val="18"/>
        </w:numPr>
        <w:ind w:left="420" w:firstLine="0"/>
        <w:jc w:val="both"/>
        <w:rPr>
          <w:rFonts w:ascii="Times New Roman" w:hAnsi="Times New Roman"/>
          <w:sz w:val="24"/>
          <w:szCs w:val="24"/>
        </w:rPr>
      </w:pPr>
      <w:r>
        <w:rPr>
          <w:rFonts w:ascii="Times New Roman" w:hAnsi="Times New Roman"/>
          <w:sz w:val="24"/>
          <w:szCs w:val="24"/>
        </w:rPr>
        <w:t>Debt Payment</w:t>
      </w:r>
    </w:p>
    <w:p w:rsidR="0073466D" w:rsidRDefault="00C56BD9">
      <w:pPr>
        <w:pStyle w:val="ListParagraph1"/>
        <w:numPr>
          <w:ilvl w:val="0"/>
          <w:numId w:val="18"/>
        </w:numPr>
        <w:ind w:left="420" w:firstLine="0"/>
        <w:jc w:val="both"/>
        <w:rPr>
          <w:rFonts w:ascii="Times New Roman" w:hAnsi="Times New Roman"/>
          <w:sz w:val="24"/>
          <w:szCs w:val="24"/>
        </w:rPr>
      </w:pPr>
      <w:r>
        <w:rPr>
          <w:rFonts w:ascii="Times New Roman" w:hAnsi="Times New Roman"/>
          <w:sz w:val="24"/>
          <w:szCs w:val="24"/>
        </w:rPr>
        <w:t>Remodeling</w:t>
      </w:r>
    </w:p>
    <w:p w:rsidR="0073466D" w:rsidRDefault="00C56BD9">
      <w:pPr>
        <w:pStyle w:val="ListParagraph1"/>
        <w:numPr>
          <w:ilvl w:val="0"/>
          <w:numId w:val="18"/>
        </w:numPr>
        <w:ind w:left="420" w:firstLine="0"/>
        <w:jc w:val="both"/>
        <w:rPr>
          <w:rFonts w:ascii="Times New Roman" w:hAnsi="Times New Roman"/>
          <w:sz w:val="24"/>
          <w:szCs w:val="24"/>
        </w:rPr>
      </w:pPr>
      <w:r>
        <w:rPr>
          <w:rFonts w:ascii="Times New Roman" w:hAnsi="Times New Roman"/>
          <w:sz w:val="24"/>
          <w:szCs w:val="24"/>
        </w:rPr>
        <w:t>Tax Payment</w:t>
      </w:r>
    </w:p>
    <w:p w:rsidR="0073466D" w:rsidRDefault="00C56BD9">
      <w:pPr>
        <w:pStyle w:val="ListParagraph1"/>
        <w:numPr>
          <w:ilvl w:val="0"/>
          <w:numId w:val="18"/>
        </w:numPr>
        <w:ind w:left="420" w:firstLine="0"/>
        <w:jc w:val="both"/>
        <w:rPr>
          <w:rFonts w:ascii="Times New Roman" w:hAnsi="Times New Roman"/>
          <w:sz w:val="24"/>
          <w:szCs w:val="24"/>
        </w:rPr>
      </w:pPr>
      <w:r>
        <w:rPr>
          <w:rFonts w:ascii="Times New Roman" w:hAnsi="Times New Roman"/>
          <w:sz w:val="24"/>
          <w:szCs w:val="24"/>
        </w:rPr>
        <w:t>Equipment</w:t>
      </w:r>
    </w:p>
    <w:p w:rsidR="0073466D" w:rsidRDefault="00C56BD9">
      <w:pPr>
        <w:pStyle w:val="ListParagraph1"/>
        <w:numPr>
          <w:ilvl w:val="0"/>
          <w:numId w:val="18"/>
        </w:numPr>
        <w:ind w:left="420" w:firstLine="0"/>
        <w:jc w:val="both"/>
        <w:rPr>
          <w:rFonts w:ascii="Times New Roman" w:hAnsi="Times New Roman"/>
          <w:sz w:val="24"/>
          <w:szCs w:val="24"/>
        </w:rPr>
      </w:pPr>
      <w:r>
        <w:rPr>
          <w:rFonts w:ascii="Times New Roman" w:hAnsi="Times New Roman"/>
          <w:sz w:val="24"/>
          <w:szCs w:val="24"/>
        </w:rPr>
        <w:t>Cash Flow</w:t>
      </w:r>
    </w:p>
    <w:p w:rsidR="0073466D" w:rsidRDefault="00C56BD9">
      <w:pPr>
        <w:jc w:val="both"/>
        <w:rPr>
          <w:rFonts w:ascii="Times New Roman" w:hAnsi="Times New Roman"/>
          <w:sz w:val="24"/>
          <w:szCs w:val="24"/>
        </w:rPr>
      </w:pPr>
      <w:r>
        <w:rPr>
          <w:rFonts w:ascii="Times New Roman" w:hAnsi="Times New Roman"/>
          <w:sz w:val="24"/>
          <w:szCs w:val="24"/>
        </w:rPr>
        <w:t>Then we should have the Owner’s Information in the same screen:</w:t>
      </w:r>
    </w:p>
    <w:p w:rsidR="0073466D" w:rsidRDefault="00C56BD9">
      <w:pPr>
        <w:pStyle w:val="ListParagraph1"/>
        <w:numPr>
          <w:ilvl w:val="0"/>
          <w:numId w:val="19"/>
        </w:numPr>
        <w:ind w:left="840"/>
        <w:jc w:val="both"/>
        <w:rPr>
          <w:rFonts w:ascii="Times New Roman" w:hAnsi="Times New Roman"/>
          <w:sz w:val="24"/>
          <w:szCs w:val="24"/>
        </w:rPr>
      </w:pPr>
      <w:r>
        <w:rPr>
          <w:rFonts w:ascii="Times New Roman" w:hAnsi="Times New Roman"/>
          <w:sz w:val="24"/>
          <w:szCs w:val="24"/>
        </w:rPr>
        <w:t>Name</w:t>
      </w:r>
    </w:p>
    <w:p w:rsidR="0073466D" w:rsidRDefault="00C56BD9">
      <w:pPr>
        <w:pStyle w:val="ListParagraph1"/>
        <w:numPr>
          <w:ilvl w:val="0"/>
          <w:numId w:val="19"/>
        </w:numPr>
        <w:ind w:left="840"/>
        <w:jc w:val="both"/>
        <w:rPr>
          <w:rFonts w:ascii="Times New Roman" w:hAnsi="Times New Roman"/>
          <w:sz w:val="24"/>
          <w:szCs w:val="24"/>
        </w:rPr>
      </w:pPr>
      <w:r>
        <w:rPr>
          <w:rFonts w:ascii="Times New Roman" w:hAnsi="Times New Roman"/>
          <w:sz w:val="24"/>
          <w:szCs w:val="24"/>
        </w:rPr>
        <w:t>Last Name</w:t>
      </w:r>
    </w:p>
    <w:p w:rsidR="0073466D" w:rsidRDefault="00C56BD9">
      <w:pPr>
        <w:pStyle w:val="ListParagraph1"/>
        <w:numPr>
          <w:ilvl w:val="0"/>
          <w:numId w:val="19"/>
        </w:numPr>
        <w:ind w:left="840"/>
        <w:jc w:val="both"/>
        <w:rPr>
          <w:rFonts w:ascii="Times New Roman" w:hAnsi="Times New Roman"/>
          <w:sz w:val="24"/>
          <w:szCs w:val="24"/>
        </w:rPr>
      </w:pPr>
      <w:r>
        <w:rPr>
          <w:rFonts w:ascii="Times New Roman" w:hAnsi="Times New Roman"/>
          <w:sz w:val="24"/>
          <w:szCs w:val="24"/>
        </w:rPr>
        <w:t xml:space="preserve">ID or Passport Number: A maximum </w:t>
      </w:r>
      <w:r>
        <w:rPr>
          <w:rFonts w:ascii="Times New Roman" w:hAnsi="Times New Roman"/>
          <w:sz w:val="24"/>
          <w:szCs w:val="24"/>
        </w:rPr>
        <w:t>of 11 characters, either numbers or letters.</w:t>
      </w:r>
    </w:p>
    <w:p w:rsidR="0073466D" w:rsidRDefault="00C56BD9">
      <w:pPr>
        <w:pStyle w:val="ListParagraph1"/>
        <w:numPr>
          <w:ilvl w:val="0"/>
          <w:numId w:val="19"/>
        </w:numPr>
        <w:ind w:left="840"/>
        <w:jc w:val="both"/>
        <w:rPr>
          <w:rFonts w:ascii="Times New Roman" w:hAnsi="Times New Roman"/>
          <w:sz w:val="24"/>
          <w:szCs w:val="24"/>
        </w:rPr>
      </w:pPr>
      <w:r>
        <w:rPr>
          <w:rFonts w:ascii="Times New Roman" w:hAnsi="Times New Roman"/>
          <w:sz w:val="24"/>
          <w:szCs w:val="24"/>
        </w:rPr>
        <w:t>Phone Number</w:t>
      </w:r>
    </w:p>
    <w:p w:rsidR="0073466D" w:rsidRDefault="00C56BD9">
      <w:pPr>
        <w:pStyle w:val="ListParagraph1"/>
        <w:numPr>
          <w:ilvl w:val="0"/>
          <w:numId w:val="19"/>
        </w:numPr>
        <w:ind w:left="840"/>
        <w:jc w:val="both"/>
        <w:rPr>
          <w:rFonts w:ascii="Times New Roman" w:hAnsi="Times New Roman"/>
          <w:sz w:val="24"/>
          <w:szCs w:val="24"/>
        </w:rPr>
      </w:pPr>
      <w:r>
        <w:rPr>
          <w:rFonts w:ascii="Times New Roman" w:hAnsi="Times New Roman"/>
          <w:sz w:val="24"/>
          <w:szCs w:val="24"/>
        </w:rPr>
        <w:t>Cell Phone Number:  In the format (xxx) xxx-xxxx.</w:t>
      </w:r>
    </w:p>
    <w:p w:rsidR="0073466D" w:rsidRDefault="00C56BD9">
      <w:pPr>
        <w:pStyle w:val="ListParagraph1"/>
        <w:numPr>
          <w:ilvl w:val="0"/>
          <w:numId w:val="19"/>
        </w:numPr>
        <w:ind w:left="840"/>
        <w:jc w:val="both"/>
        <w:rPr>
          <w:rFonts w:ascii="Times New Roman" w:hAnsi="Times New Roman"/>
          <w:sz w:val="24"/>
          <w:szCs w:val="24"/>
        </w:rPr>
      </w:pPr>
      <w:r>
        <w:rPr>
          <w:rFonts w:ascii="Times New Roman" w:hAnsi="Times New Roman"/>
          <w:sz w:val="24"/>
          <w:szCs w:val="24"/>
        </w:rPr>
        <w:t>Address</w:t>
      </w:r>
    </w:p>
    <w:p w:rsidR="0073466D" w:rsidRDefault="00C56BD9">
      <w:pPr>
        <w:pStyle w:val="ListParagraph1"/>
        <w:numPr>
          <w:ilvl w:val="0"/>
          <w:numId w:val="19"/>
        </w:numPr>
        <w:ind w:left="840"/>
        <w:jc w:val="both"/>
        <w:rPr>
          <w:rFonts w:ascii="Times New Roman" w:hAnsi="Times New Roman"/>
          <w:sz w:val="24"/>
          <w:szCs w:val="24"/>
        </w:rPr>
      </w:pPr>
      <w:r>
        <w:rPr>
          <w:rFonts w:ascii="Times New Roman" w:hAnsi="Times New Roman"/>
          <w:sz w:val="24"/>
          <w:szCs w:val="24"/>
        </w:rPr>
        <w:t>Email</w:t>
      </w:r>
    </w:p>
    <w:p w:rsidR="0073466D" w:rsidRDefault="00C56BD9">
      <w:pPr>
        <w:jc w:val="both"/>
        <w:rPr>
          <w:rFonts w:ascii="Times New Roman" w:hAnsi="Times New Roman"/>
          <w:sz w:val="24"/>
          <w:szCs w:val="24"/>
        </w:rPr>
      </w:pPr>
      <w:r>
        <w:rPr>
          <w:rFonts w:ascii="Times New Roman" w:hAnsi="Times New Roman"/>
          <w:sz w:val="24"/>
          <w:szCs w:val="24"/>
        </w:rPr>
        <w:t>Then we should have the Landlord Information (this only applies if the Type of Property is marked as Owned):</w:t>
      </w:r>
    </w:p>
    <w:p w:rsidR="0073466D" w:rsidRDefault="00C56BD9">
      <w:pPr>
        <w:pStyle w:val="ListParagraph1"/>
        <w:numPr>
          <w:ilvl w:val="0"/>
          <w:numId w:val="20"/>
        </w:numPr>
        <w:ind w:left="420" w:firstLine="0"/>
        <w:jc w:val="both"/>
        <w:rPr>
          <w:rFonts w:ascii="Times New Roman" w:hAnsi="Times New Roman"/>
          <w:sz w:val="24"/>
          <w:szCs w:val="24"/>
        </w:rPr>
      </w:pPr>
      <w:r>
        <w:rPr>
          <w:rFonts w:ascii="Times New Roman" w:hAnsi="Times New Roman"/>
          <w:sz w:val="24"/>
          <w:szCs w:val="24"/>
        </w:rPr>
        <w:lastRenderedPageBreak/>
        <w:t>Company: This is the name</w:t>
      </w:r>
      <w:r>
        <w:rPr>
          <w:rFonts w:ascii="Times New Roman" w:hAnsi="Times New Roman"/>
          <w:sz w:val="24"/>
          <w:szCs w:val="24"/>
        </w:rPr>
        <w:t xml:space="preserve"> of the company that owns the building.</w:t>
      </w:r>
    </w:p>
    <w:p w:rsidR="0073466D" w:rsidRDefault="00C56BD9">
      <w:pPr>
        <w:pStyle w:val="ListParagraph1"/>
        <w:numPr>
          <w:ilvl w:val="0"/>
          <w:numId w:val="20"/>
        </w:numPr>
        <w:ind w:left="420" w:firstLine="0"/>
        <w:jc w:val="both"/>
        <w:rPr>
          <w:rFonts w:ascii="Times New Roman" w:hAnsi="Times New Roman"/>
          <w:sz w:val="24"/>
          <w:szCs w:val="24"/>
        </w:rPr>
      </w:pPr>
      <w:r>
        <w:rPr>
          <w:rFonts w:ascii="Times New Roman" w:hAnsi="Times New Roman"/>
          <w:sz w:val="24"/>
          <w:szCs w:val="24"/>
        </w:rPr>
        <w:t>Name: This is the name of the person that represents the company or owns the building.</w:t>
      </w:r>
    </w:p>
    <w:p w:rsidR="0073466D" w:rsidRDefault="00C56BD9">
      <w:pPr>
        <w:pStyle w:val="ListParagraph1"/>
        <w:numPr>
          <w:ilvl w:val="0"/>
          <w:numId w:val="20"/>
        </w:numPr>
        <w:ind w:left="420" w:firstLine="0"/>
        <w:jc w:val="both"/>
        <w:rPr>
          <w:rFonts w:ascii="Times New Roman" w:hAnsi="Times New Roman"/>
          <w:sz w:val="24"/>
          <w:szCs w:val="24"/>
        </w:rPr>
      </w:pPr>
      <w:r>
        <w:rPr>
          <w:rFonts w:ascii="Times New Roman" w:hAnsi="Times New Roman"/>
          <w:sz w:val="24"/>
          <w:szCs w:val="24"/>
        </w:rPr>
        <w:t>Last Name: This is the last name of the person that represents the company or owns the building.</w:t>
      </w:r>
    </w:p>
    <w:p w:rsidR="0073466D" w:rsidRDefault="00C56BD9">
      <w:pPr>
        <w:pStyle w:val="ListParagraph1"/>
        <w:numPr>
          <w:ilvl w:val="0"/>
          <w:numId w:val="20"/>
        </w:numPr>
        <w:ind w:left="420" w:firstLine="0"/>
        <w:jc w:val="both"/>
        <w:rPr>
          <w:rFonts w:ascii="Times New Roman" w:hAnsi="Times New Roman"/>
          <w:sz w:val="24"/>
          <w:szCs w:val="24"/>
        </w:rPr>
      </w:pPr>
      <w:r>
        <w:rPr>
          <w:rFonts w:ascii="Times New Roman" w:hAnsi="Times New Roman"/>
          <w:sz w:val="24"/>
          <w:szCs w:val="24"/>
        </w:rPr>
        <w:t>Telephone Number</w:t>
      </w:r>
    </w:p>
    <w:p w:rsidR="0073466D" w:rsidRDefault="00C56BD9">
      <w:pPr>
        <w:jc w:val="both"/>
        <w:rPr>
          <w:rFonts w:ascii="Times New Roman" w:hAnsi="Times New Roman"/>
          <w:sz w:val="24"/>
          <w:szCs w:val="24"/>
        </w:rPr>
      </w:pPr>
      <w:r>
        <w:rPr>
          <w:rFonts w:ascii="Times New Roman" w:hAnsi="Times New Roman"/>
          <w:sz w:val="24"/>
          <w:szCs w:val="24"/>
        </w:rPr>
        <w:t xml:space="preserve">Then we should </w:t>
      </w:r>
      <w:r>
        <w:rPr>
          <w:rFonts w:ascii="Times New Roman" w:hAnsi="Times New Roman"/>
          <w:sz w:val="24"/>
          <w:szCs w:val="24"/>
        </w:rPr>
        <w:t>have the Bank Information:</w:t>
      </w:r>
    </w:p>
    <w:p w:rsidR="0073466D" w:rsidRDefault="00C56BD9">
      <w:pPr>
        <w:pStyle w:val="ListParagraph1"/>
        <w:numPr>
          <w:ilvl w:val="0"/>
          <w:numId w:val="21"/>
        </w:numPr>
        <w:ind w:left="420" w:firstLine="0"/>
        <w:jc w:val="both"/>
        <w:rPr>
          <w:rFonts w:ascii="Times New Roman" w:hAnsi="Times New Roman"/>
          <w:sz w:val="24"/>
          <w:szCs w:val="24"/>
        </w:rPr>
      </w:pPr>
      <w:r>
        <w:rPr>
          <w:rFonts w:ascii="Times New Roman" w:hAnsi="Times New Roman"/>
          <w:sz w:val="24"/>
          <w:szCs w:val="24"/>
        </w:rPr>
        <w:t>Name of the Bank</w:t>
      </w:r>
    </w:p>
    <w:p w:rsidR="0073466D" w:rsidRDefault="00C56BD9">
      <w:pPr>
        <w:pStyle w:val="ListParagraph1"/>
        <w:numPr>
          <w:ilvl w:val="0"/>
          <w:numId w:val="21"/>
        </w:numPr>
        <w:ind w:left="420" w:firstLine="0"/>
        <w:jc w:val="both"/>
        <w:rPr>
          <w:rFonts w:ascii="Times New Roman" w:hAnsi="Times New Roman"/>
          <w:sz w:val="24"/>
          <w:szCs w:val="24"/>
        </w:rPr>
      </w:pPr>
      <w:r>
        <w:rPr>
          <w:rFonts w:ascii="Times New Roman" w:hAnsi="Times New Roman"/>
          <w:sz w:val="24"/>
          <w:szCs w:val="24"/>
        </w:rPr>
        <w:t>Bank Account Number</w:t>
      </w:r>
    </w:p>
    <w:p w:rsidR="0073466D" w:rsidRDefault="00C56BD9">
      <w:pPr>
        <w:pStyle w:val="ListParagraph1"/>
        <w:numPr>
          <w:ilvl w:val="0"/>
          <w:numId w:val="21"/>
        </w:numPr>
        <w:ind w:left="420" w:firstLine="0"/>
        <w:jc w:val="both"/>
        <w:rPr>
          <w:rFonts w:ascii="Times New Roman" w:hAnsi="Times New Roman"/>
          <w:sz w:val="24"/>
          <w:szCs w:val="24"/>
        </w:rPr>
      </w:pPr>
      <w:r>
        <w:rPr>
          <w:rFonts w:ascii="Times New Roman" w:hAnsi="Times New Roman"/>
          <w:sz w:val="24"/>
          <w:szCs w:val="24"/>
        </w:rPr>
        <w:t>Bank Code</w:t>
      </w:r>
    </w:p>
    <w:p w:rsidR="0073466D" w:rsidRDefault="00C56BD9">
      <w:pPr>
        <w:jc w:val="both"/>
        <w:rPr>
          <w:rFonts w:ascii="Times New Roman" w:hAnsi="Times New Roman"/>
          <w:sz w:val="24"/>
          <w:szCs w:val="24"/>
        </w:rPr>
      </w:pPr>
      <w:r>
        <w:rPr>
          <w:rFonts w:ascii="Times New Roman" w:hAnsi="Times New Roman"/>
          <w:sz w:val="24"/>
          <w:szCs w:val="24"/>
        </w:rPr>
        <w:t>Then we should have the Trade References:</w:t>
      </w:r>
    </w:p>
    <w:p w:rsidR="0073466D" w:rsidRDefault="00C56BD9">
      <w:pPr>
        <w:pStyle w:val="ListParagraph1"/>
        <w:numPr>
          <w:ilvl w:val="0"/>
          <w:numId w:val="22"/>
        </w:numPr>
        <w:ind w:left="420" w:firstLine="0"/>
        <w:jc w:val="both"/>
        <w:rPr>
          <w:rFonts w:ascii="Times New Roman" w:hAnsi="Times New Roman"/>
          <w:sz w:val="24"/>
          <w:szCs w:val="24"/>
        </w:rPr>
      </w:pPr>
      <w:r>
        <w:rPr>
          <w:rFonts w:ascii="Times New Roman" w:hAnsi="Times New Roman"/>
          <w:sz w:val="24"/>
          <w:szCs w:val="24"/>
        </w:rPr>
        <w:t>Name of the Reference</w:t>
      </w:r>
    </w:p>
    <w:p w:rsidR="0073466D" w:rsidRDefault="00C56BD9">
      <w:pPr>
        <w:pStyle w:val="ListParagraph1"/>
        <w:numPr>
          <w:ilvl w:val="0"/>
          <w:numId w:val="22"/>
        </w:numPr>
        <w:ind w:left="420" w:firstLine="0"/>
        <w:jc w:val="both"/>
        <w:rPr>
          <w:rFonts w:ascii="Times New Roman" w:hAnsi="Times New Roman"/>
          <w:sz w:val="24"/>
          <w:szCs w:val="24"/>
        </w:rPr>
      </w:pPr>
      <w:r>
        <w:rPr>
          <w:rFonts w:ascii="Times New Roman" w:hAnsi="Times New Roman"/>
          <w:sz w:val="24"/>
          <w:szCs w:val="24"/>
        </w:rPr>
        <w:t>Telephone Number</w:t>
      </w: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jc w:val="both"/>
        <w:rPr>
          <w:rFonts w:ascii="Times New Roman" w:hAnsi="Times New Roman"/>
          <w:sz w:val="24"/>
          <w:szCs w:val="24"/>
        </w:rPr>
      </w:pPr>
      <w:r>
        <w:rPr>
          <w:rFonts w:ascii="Times New Roman" w:hAnsi="Times New Roman"/>
          <w:sz w:val="24"/>
          <w:szCs w:val="24"/>
        </w:rPr>
        <w:t>This should have some sort of way for us to add more than one reference in case we need to.</w:t>
      </w:r>
    </w:p>
    <w:p w:rsidR="0073466D" w:rsidRDefault="00C56BD9">
      <w:pPr>
        <w:jc w:val="both"/>
        <w:rPr>
          <w:rFonts w:ascii="Times New Roman" w:hAnsi="Times New Roman"/>
          <w:sz w:val="24"/>
          <w:szCs w:val="24"/>
        </w:rPr>
      </w:pPr>
      <w:r>
        <w:rPr>
          <w:rFonts w:ascii="Times New Roman" w:hAnsi="Times New Roman"/>
          <w:sz w:val="24"/>
          <w:szCs w:val="24"/>
        </w:rPr>
        <w:t>There should also be a Gross Yearly Sales Calculator that will work through two methods.</w:t>
      </w:r>
    </w:p>
    <w:p w:rsidR="0073466D" w:rsidRDefault="00C56BD9">
      <w:pPr>
        <w:pStyle w:val="Subttulo"/>
        <w:jc w:val="both"/>
        <w:rPr>
          <w:rStyle w:val="SubtleEmphasis1"/>
          <w:rFonts w:ascii="Times New Roman" w:hAnsi="Times New Roman"/>
          <w:color w:val="auto"/>
        </w:rPr>
      </w:pPr>
      <w:r>
        <w:rPr>
          <w:rStyle w:val="SubtleEmphasis1"/>
          <w:rFonts w:ascii="Times New Roman" w:hAnsi="Times New Roman"/>
          <w:color w:val="auto"/>
        </w:rPr>
        <w:t>Method 1</w:t>
      </w:r>
    </w:p>
    <w:p w:rsidR="0073466D" w:rsidRDefault="00C56BD9">
      <w:pPr>
        <w:jc w:val="both"/>
        <w:rPr>
          <w:rFonts w:ascii="Times New Roman" w:hAnsi="Times New Roman"/>
          <w:sz w:val="24"/>
          <w:szCs w:val="24"/>
        </w:rPr>
      </w:pPr>
      <w:r>
        <w:rPr>
          <w:rFonts w:ascii="Times New Roman" w:hAnsi="Times New Roman"/>
          <w:sz w:val="24"/>
          <w:szCs w:val="24"/>
        </w:rPr>
        <w:t xml:space="preserve">We will manually put in the Credit Card percentage of the monthly sales and it will use that to calculate the total Gross Yearly Sales. For example, if the </w:t>
      </w:r>
      <w:r>
        <w:rPr>
          <w:rFonts w:ascii="Times New Roman" w:hAnsi="Times New Roman"/>
          <w:sz w:val="24"/>
          <w:szCs w:val="24"/>
        </w:rPr>
        <w:t>Merchant sells US$100,000 through credit cards every month (or whatever we receive from CardNet and VisaNet) and we set the Credit Card monthly sales percentage at 40%, then the system will take the Cash Sales as 60% and calculate the total Yearly Sales. I</w:t>
      </w:r>
      <w:r>
        <w:rPr>
          <w:rFonts w:ascii="Times New Roman" w:hAnsi="Times New Roman"/>
          <w:sz w:val="24"/>
          <w:szCs w:val="24"/>
        </w:rPr>
        <w:t>f credit card sales are US$100,000, that represent a 40% of the total monthly sales, then the total monthly sales would be US$250,000 (US$100,000 / 40%), and the total yearly sales would be US$3,000,000 (US$250,000 * 12). This may seem confusing, please as</w:t>
      </w:r>
      <w:r>
        <w:rPr>
          <w:rFonts w:ascii="Times New Roman" w:hAnsi="Times New Roman"/>
          <w:sz w:val="24"/>
          <w:szCs w:val="24"/>
        </w:rPr>
        <w:t>k for further clarification if you need to. The goal here is to calculate the Gross Yearly Sales with the credit card volumes we already have and a percentage we will manually put in.</w:t>
      </w:r>
    </w:p>
    <w:p w:rsidR="0073466D" w:rsidRDefault="00C56BD9">
      <w:pPr>
        <w:jc w:val="both"/>
        <w:rPr>
          <w:rStyle w:val="SubtleEmphasis1"/>
          <w:rFonts w:ascii="Times New Roman" w:hAnsi="Times New Roman"/>
          <w:color w:val="auto"/>
          <w:sz w:val="24"/>
          <w:szCs w:val="24"/>
        </w:rPr>
      </w:pPr>
      <w:r>
        <w:rPr>
          <w:rStyle w:val="SubtleEmphasis1"/>
          <w:rFonts w:ascii="Times New Roman" w:hAnsi="Times New Roman"/>
          <w:color w:val="auto"/>
          <w:sz w:val="24"/>
          <w:szCs w:val="24"/>
        </w:rPr>
        <w:t>Method 2</w:t>
      </w:r>
    </w:p>
    <w:p w:rsidR="0073466D" w:rsidRDefault="00C56BD9">
      <w:pPr>
        <w:jc w:val="both"/>
        <w:rPr>
          <w:rFonts w:ascii="Times New Roman" w:hAnsi="Times New Roman"/>
          <w:i/>
          <w:iCs/>
          <w:sz w:val="24"/>
          <w:szCs w:val="24"/>
        </w:rPr>
      </w:pPr>
      <w:r>
        <w:rPr>
          <w:rFonts w:ascii="Times New Roman" w:hAnsi="Times New Roman"/>
          <w:i/>
          <w:iCs/>
          <w:sz w:val="24"/>
          <w:szCs w:val="24"/>
        </w:rPr>
        <w:t xml:space="preserve">We will type in three months of Bank Statements and the system </w:t>
      </w:r>
      <w:r>
        <w:rPr>
          <w:rFonts w:ascii="Times New Roman" w:hAnsi="Times New Roman"/>
          <w:i/>
          <w:iCs/>
          <w:sz w:val="24"/>
          <w:szCs w:val="24"/>
        </w:rPr>
        <w:t>will use that and the credit card volumes to calculate the yearly sales. It will do so as in the previous method, except that the percentage will be determined with the Bank Statements amount. We will annex an excel sheet with the formulas we use to calcul</w:t>
      </w:r>
      <w:r>
        <w:rPr>
          <w:rFonts w:ascii="Times New Roman" w:hAnsi="Times New Roman"/>
          <w:i/>
          <w:iCs/>
          <w:sz w:val="24"/>
          <w:szCs w:val="24"/>
        </w:rPr>
        <w:t>ate the Gross Yearly Sales, please let us know if you don’t understand.</w:t>
      </w:r>
    </w:p>
    <w:p w:rsidR="0073466D" w:rsidRDefault="00C56BD9">
      <w:pPr>
        <w:jc w:val="both"/>
        <w:rPr>
          <w:rFonts w:ascii="Times New Roman" w:hAnsi="Times New Roman"/>
          <w:sz w:val="24"/>
          <w:szCs w:val="24"/>
        </w:rPr>
      </w:pPr>
      <w:r>
        <w:rPr>
          <w:rFonts w:ascii="Times New Roman" w:hAnsi="Times New Roman"/>
          <w:sz w:val="24"/>
          <w:szCs w:val="24"/>
        </w:rPr>
        <w:t xml:space="preserve">After this task is complete, the system will simultaneously assign the following four verification </w:t>
      </w:r>
      <w:r>
        <w:rPr>
          <w:rFonts w:ascii="Times New Roman" w:hAnsi="Times New Roman"/>
          <w:sz w:val="24"/>
          <w:szCs w:val="24"/>
        </w:rPr>
        <w:lastRenderedPageBreak/>
        <w:t>tasks.</w:t>
      </w: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23"/>
        </w:numPr>
        <w:ind w:left="0" w:firstLine="0"/>
        <w:jc w:val="both"/>
        <w:rPr>
          <w:rFonts w:ascii="Times New Roman" w:hAnsi="Times New Roman"/>
          <w:sz w:val="24"/>
          <w:szCs w:val="24"/>
        </w:rPr>
      </w:pPr>
      <w:r>
        <w:rPr>
          <w:rFonts w:ascii="Times New Roman" w:hAnsi="Times New Roman"/>
          <w:sz w:val="24"/>
          <w:szCs w:val="24"/>
        </w:rPr>
        <w:t>Information like the Trade References or the Landlord information will</w:t>
      </w:r>
      <w:r>
        <w:rPr>
          <w:rFonts w:ascii="Times New Roman" w:hAnsi="Times New Roman"/>
          <w:sz w:val="24"/>
          <w:szCs w:val="24"/>
        </w:rPr>
        <w:t xml:space="preserve"> be entered here.</w:t>
      </w:r>
    </w:p>
    <w:p w:rsidR="0073466D" w:rsidRDefault="00C56BD9">
      <w:pPr>
        <w:numPr>
          <w:ilvl w:val="0"/>
          <w:numId w:val="23"/>
        </w:numPr>
        <w:ind w:left="0" w:firstLine="0"/>
        <w:jc w:val="both"/>
        <w:rPr>
          <w:rFonts w:ascii="Times New Roman" w:hAnsi="Times New Roman"/>
          <w:sz w:val="24"/>
          <w:szCs w:val="24"/>
        </w:rPr>
      </w:pPr>
      <w:r>
        <w:rPr>
          <w:rFonts w:ascii="Times New Roman" w:hAnsi="Times New Roman"/>
          <w:sz w:val="24"/>
          <w:szCs w:val="24"/>
        </w:rPr>
        <w:t>References are people the Merchant does business with, we need to have them in the system in case we want to check some information with them about the client.</w:t>
      </w:r>
    </w:p>
    <w:p w:rsidR="0073466D" w:rsidRDefault="00C56BD9">
      <w:pPr>
        <w:numPr>
          <w:ilvl w:val="0"/>
          <w:numId w:val="23"/>
        </w:numPr>
        <w:ind w:left="0" w:firstLine="0"/>
        <w:jc w:val="both"/>
        <w:rPr>
          <w:rFonts w:ascii="Times New Roman" w:hAnsi="Times New Roman"/>
          <w:sz w:val="24"/>
          <w:szCs w:val="24"/>
        </w:rPr>
      </w:pPr>
      <w:r>
        <w:rPr>
          <w:rFonts w:ascii="Times New Roman" w:hAnsi="Times New Roman"/>
          <w:sz w:val="24"/>
          <w:szCs w:val="24"/>
        </w:rPr>
        <w:t>Every field can be edited in DE screen.</w:t>
      </w:r>
    </w:p>
    <w:p w:rsidR="0073466D" w:rsidRDefault="00C56BD9">
      <w:pPr>
        <w:numPr>
          <w:ilvl w:val="0"/>
          <w:numId w:val="23"/>
        </w:numPr>
        <w:ind w:left="0" w:firstLine="0"/>
        <w:jc w:val="both"/>
        <w:rPr>
          <w:rFonts w:ascii="Times New Roman" w:hAnsi="Times New Roman"/>
          <w:sz w:val="24"/>
          <w:szCs w:val="24"/>
        </w:rPr>
      </w:pPr>
      <w:r>
        <w:rPr>
          <w:rFonts w:ascii="Times New Roman" w:hAnsi="Times New Roman"/>
          <w:sz w:val="24"/>
          <w:szCs w:val="24"/>
        </w:rPr>
        <w:t>Authorized owners will be the ones tha</w:t>
      </w:r>
      <w:r>
        <w:rPr>
          <w:rFonts w:ascii="Times New Roman" w:hAnsi="Times New Roman"/>
          <w:sz w:val="24"/>
          <w:szCs w:val="24"/>
        </w:rPr>
        <w:t>t sign the contracts and the system should let us know in the Contract Task who are the authorize owners so we know who we have to get to sign.</w:t>
      </w:r>
    </w:p>
    <w:p w:rsidR="0073466D" w:rsidRDefault="00C56BD9">
      <w:pPr>
        <w:numPr>
          <w:ilvl w:val="0"/>
          <w:numId w:val="23"/>
        </w:numPr>
        <w:ind w:left="0" w:firstLine="0"/>
        <w:jc w:val="both"/>
        <w:rPr>
          <w:rFonts w:ascii="Times New Roman" w:hAnsi="Times New Roman"/>
          <w:sz w:val="24"/>
          <w:szCs w:val="24"/>
        </w:rPr>
      </w:pPr>
      <w:r>
        <w:rPr>
          <w:rFonts w:ascii="Times New Roman" w:hAnsi="Times New Roman"/>
          <w:sz w:val="24"/>
          <w:szCs w:val="24"/>
        </w:rPr>
        <w:t xml:space="preserve">If the Merchant has affiliate numbers from both. You should pull data from ALL the affiliate numbers associated </w:t>
      </w:r>
      <w:r>
        <w:rPr>
          <w:rFonts w:ascii="Times New Roman" w:hAnsi="Times New Roman"/>
          <w:sz w:val="24"/>
          <w:szCs w:val="24"/>
        </w:rPr>
        <w:t>to the Merchant.</w:t>
      </w:r>
    </w:p>
    <w:p w:rsidR="0073466D" w:rsidRDefault="00C56BD9">
      <w:pPr>
        <w:numPr>
          <w:ilvl w:val="0"/>
          <w:numId w:val="23"/>
        </w:numPr>
        <w:ind w:left="0" w:firstLine="0"/>
        <w:jc w:val="both"/>
        <w:rPr>
          <w:rFonts w:ascii="Times New Roman" w:hAnsi="Times New Roman"/>
          <w:sz w:val="24"/>
          <w:szCs w:val="24"/>
        </w:rPr>
      </w:pPr>
      <w:r>
        <w:rPr>
          <w:rFonts w:ascii="Times New Roman" w:hAnsi="Times New Roman"/>
          <w:sz w:val="24"/>
          <w:szCs w:val="24"/>
        </w:rPr>
        <w:t>We will either manually type in the average percentage or we will put in three months of total monthly sales (we can get them from the bank statements) and you will divide the cc sales by the total sales and that should give you the cc per</w:t>
      </w:r>
      <w:r>
        <w:rPr>
          <w:rFonts w:ascii="Times New Roman" w:hAnsi="Times New Roman"/>
          <w:sz w:val="24"/>
          <w:szCs w:val="24"/>
        </w:rPr>
        <w:t>centage.\</w:t>
      </w:r>
    </w:p>
    <w:p w:rsidR="0073466D" w:rsidRDefault="00C56BD9">
      <w:pPr>
        <w:numPr>
          <w:ilvl w:val="0"/>
          <w:numId w:val="23"/>
        </w:numPr>
        <w:ind w:left="0" w:firstLine="0"/>
        <w:jc w:val="both"/>
        <w:rPr>
          <w:rFonts w:ascii="Times New Roman" w:hAnsi="Times New Roman"/>
          <w:sz w:val="24"/>
          <w:szCs w:val="24"/>
        </w:rPr>
      </w:pPr>
      <w:r>
        <w:rPr>
          <w:rFonts w:ascii="Times New Roman" w:hAnsi="Times New Roman"/>
          <w:sz w:val="24"/>
          <w:szCs w:val="24"/>
        </w:rPr>
        <w:t>Data entry step cannot be skipped by any user.</w:t>
      </w:r>
    </w:p>
    <w:p w:rsidR="0073466D" w:rsidRDefault="00C56BD9">
      <w:pPr>
        <w:pStyle w:val="Ttulo3"/>
        <w:jc w:val="both"/>
        <w:rPr>
          <w:rFonts w:ascii="Times New Roman" w:hAnsi="Times New Roman"/>
          <w:sz w:val="24"/>
          <w:szCs w:val="24"/>
        </w:rPr>
      </w:pPr>
      <w:bookmarkStart w:id="366" w:name="_Toc11624"/>
      <w:bookmarkStart w:id="367" w:name="_Toc7376"/>
      <w:bookmarkStart w:id="368" w:name="_Toc6854"/>
      <w:bookmarkStart w:id="369" w:name="_Toc29489"/>
      <w:r>
        <w:rPr>
          <w:rFonts w:ascii="Times New Roman" w:hAnsi="Times New Roman"/>
          <w:sz w:val="24"/>
          <w:szCs w:val="24"/>
        </w:rPr>
        <w:t>2.1.2.2.4 Verification Tasks</w:t>
      </w:r>
      <w:bookmarkEnd w:id="366"/>
      <w:bookmarkEnd w:id="367"/>
      <w:bookmarkEnd w:id="368"/>
      <w:bookmarkEnd w:id="369"/>
    </w:p>
    <w:p w:rsidR="0073466D" w:rsidRDefault="0073466D">
      <w:pPr>
        <w:jc w:val="both"/>
        <w:rPr>
          <w:rStyle w:val="Ttulo6Car"/>
          <w:sz w:val="24"/>
          <w:szCs w:val="24"/>
        </w:rPr>
      </w:pPr>
    </w:p>
    <w:p w:rsidR="0073466D" w:rsidRDefault="00C56BD9">
      <w:pPr>
        <w:jc w:val="both"/>
        <w:rPr>
          <w:rStyle w:val="Ttulo6Car"/>
          <w:sz w:val="24"/>
          <w:szCs w:val="24"/>
        </w:rPr>
      </w:pPr>
      <w:r>
        <w:rPr>
          <w:rStyle w:val="Ttulo6Car"/>
          <w:sz w:val="24"/>
          <w:szCs w:val="24"/>
        </w:rPr>
        <w:t xml:space="preserve">Note: </w:t>
      </w:r>
    </w:p>
    <w:p w:rsidR="0073466D" w:rsidRDefault="00C56BD9">
      <w:pPr>
        <w:numPr>
          <w:ilvl w:val="0"/>
          <w:numId w:val="24"/>
        </w:numPr>
        <w:jc w:val="both"/>
        <w:rPr>
          <w:rStyle w:val="Ttulo6Car"/>
          <w:sz w:val="24"/>
          <w:szCs w:val="24"/>
        </w:rPr>
      </w:pPr>
      <w:r>
        <w:rPr>
          <w:rStyle w:val="Ttulo6Car"/>
          <w:b w:val="0"/>
          <w:bCs/>
          <w:sz w:val="24"/>
          <w:szCs w:val="24"/>
        </w:rPr>
        <w:t xml:space="preserve">They all have to be completed and they are independent from each other. In the case of the Landlord Verification, this task will only show up if during the DE we </w:t>
      </w:r>
      <w:r>
        <w:rPr>
          <w:rStyle w:val="Ttulo6Car"/>
          <w:b w:val="0"/>
          <w:bCs/>
          <w:sz w:val="24"/>
          <w:szCs w:val="24"/>
        </w:rPr>
        <w:t>select the type of property as Rented, otherwise the business does not have a landlord and we don't need to verify this.</w:t>
      </w:r>
    </w:p>
    <w:p w:rsidR="0073466D" w:rsidRDefault="0073466D">
      <w:pPr>
        <w:jc w:val="both"/>
        <w:rPr>
          <w:rStyle w:val="Ttulo6Car"/>
          <w:sz w:val="24"/>
          <w:szCs w:val="24"/>
        </w:rPr>
      </w:pPr>
    </w:p>
    <w:p w:rsidR="0073466D" w:rsidRDefault="00C56BD9">
      <w:pPr>
        <w:pStyle w:val="Ttulo4"/>
        <w:jc w:val="both"/>
        <w:rPr>
          <w:sz w:val="24"/>
          <w:szCs w:val="24"/>
        </w:rPr>
      </w:pPr>
      <w:bookmarkStart w:id="370" w:name="_Toc31474"/>
      <w:bookmarkStart w:id="371" w:name="_Toc21549"/>
      <w:bookmarkStart w:id="372" w:name="_Toc3630"/>
      <w:bookmarkStart w:id="373" w:name="_Toc14369"/>
      <w:r>
        <w:rPr>
          <w:sz w:val="24"/>
          <w:szCs w:val="24"/>
        </w:rPr>
        <w:t>2.1.2.2.4.1 Bank Information Verification</w:t>
      </w:r>
      <w:bookmarkEnd w:id="370"/>
      <w:bookmarkEnd w:id="371"/>
      <w:bookmarkEnd w:id="372"/>
      <w:bookmarkEnd w:id="373"/>
    </w:p>
    <w:p w:rsidR="0073466D" w:rsidRDefault="00C56BD9">
      <w:pPr>
        <w:jc w:val="both"/>
        <w:rPr>
          <w:rFonts w:ascii="Times New Roman" w:hAnsi="Times New Roman"/>
          <w:sz w:val="24"/>
          <w:szCs w:val="24"/>
        </w:rPr>
      </w:pPr>
      <w:r>
        <w:rPr>
          <w:rFonts w:ascii="Times New Roman" w:hAnsi="Times New Roman"/>
          <w:sz w:val="24"/>
          <w:szCs w:val="24"/>
        </w:rPr>
        <w:t>In this task we will check the Bank Information in our system against the information on the</w:t>
      </w:r>
      <w:r>
        <w:rPr>
          <w:rFonts w:ascii="Times New Roman" w:hAnsi="Times New Roman"/>
          <w:sz w:val="24"/>
          <w:szCs w:val="24"/>
        </w:rPr>
        <w:t xml:space="preserve"> Check we uploaded in the Documents Scanning task (if it was not uploaded and, instead, marked as pending, it should not let us complete this task without uploading the document). The screen could look something like this:</w:t>
      </w:r>
    </w:p>
    <w:p w:rsidR="0073466D" w:rsidRDefault="002671F4">
      <w:pPr>
        <w:pStyle w:val="DefaultStyle"/>
        <w:jc w:val="bot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6645275" cy="2785745"/>
            <wp:effectExtent l="19050" t="0" r="3175" b="0"/>
            <wp:docPr id="8" name="Picture Fram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84"/>
                    <pic:cNvPicPr>
                      <a:picLocks noChangeAspect="1" noChangeArrowheads="1"/>
                    </pic:cNvPicPr>
                  </pic:nvPicPr>
                  <pic:blipFill>
                    <a:blip r:embed="rId17"/>
                    <a:srcRect/>
                    <a:stretch>
                      <a:fillRect/>
                    </a:stretch>
                  </pic:blipFill>
                  <pic:spPr bwMode="auto">
                    <a:xfrm>
                      <a:off x="0" y="0"/>
                      <a:ext cx="6645275" cy="2785745"/>
                    </a:xfrm>
                    <a:prstGeom prst="rect">
                      <a:avLst/>
                    </a:prstGeom>
                    <a:noFill/>
                    <a:ln w="9525">
                      <a:noFill/>
                      <a:miter lim="800000"/>
                      <a:headEnd/>
                      <a:tailEnd/>
                    </a:ln>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Note:</w:t>
      </w:r>
    </w:p>
    <w:p w:rsidR="0073466D" w:rsidRDefault="00C56BD9">
      <w:pPr>
        <w:numPr>
          <w:ilvl w:val="0"/>
          <w:numId w:val="25"/>
        </w:numPr>
        <w:jc w:val="both"/>
        <w:rPr>
          <w:rFonts w:ascii="Times New Roman" w:hAnsi="Times New Roman"/>
          <w:sz w:val="24"/>
          <w:szCs w:val="24"/>
        </w:rPr>
      </w:pPr>
      <w:r>
        <w:rPr>
          <w:rFonts w:ascii="Times New Roman" w:hAnsi="Times New Roman"/>
          <w:sz w:val="24"/>
          <w:szCs w:val="24"/>
        </w:rPr>
        <w:t>The Checks have written o</w:t>
      </w:r>
      <w:r>
        <w:rPr>
          <w:rFonts w:ascii="Times New Roman" w:hAnsi="Times New Roman"/>
          <w:sz w:val="24"/>
          <w:szCs w:val="24"/>
        </w:rPr>
        <w:t>n them the bank account number and name, we upload a picture of the check and then write the information from that into our system.</w:t>
      </w:r>
    </w:p>
    <w:p w:rsidR="0073466D" w:rsidRDefault="00C56BD9">
      <w:pPr>
        <w:pStyle w:val="Ttulo4"/>
        <w:jc w:val="both"/>
        <w:rPr>
          <w:sz w:val="24"/>
          <w:szCs w:val="24"/>
        </w:rPr>
      </w:pPr>
      <w:bookmarkStart w:id="374" w:name="_Toc30241"/>
      <w:bookmarkStart w:id="375" w:name="_Toc28751"/>
      <w:bookmarkStart w:id="376" w:name="_Toc32690"/>
      <w:bookmarkStart w:id="377" w:name="_Toc12423"/>
      <w:r>
        <w:rPr>
          <w:sz w:val="24"/>
          <w:szCs w:val="24"/>
        </w:rPr>
        <w:t>2.1.2.2.4.2 Corporate Documents Verification</w:t>
      </w:r>
      <w:bookmarkEnd w:id="374"/>
      <w:bookmarkEnd w:id="375"/>
      <w:bookmarkEnd w:id="376"/>
      <w:bookmarkEnd w:id="377"/>
    </w:p>
    <w:p w:rsidR="0073466D" w:rsidRDefault="00C56BD9">
      <w:pPr>
        <w:jc w:val="both"/>
        <w:rPr>
          <w:rFonts w:ascii="Times New Roman" w:hAnsi="Times New Roman"/>
          <w:sz w:val="24"/>
          <w:szCs w:val="24"/>
        </w:rPr>
      </w:pPr>
      <w:r>
        <w:rPr>
          <w:rFonts w:ascii="Times New Roman" w:hAnsi="Times New Roman"/>
          <w:sz w:val="24"/>
          <w:szCs w:val="24"/>
        </w:rPr>
        <w:t>This is task is similar to the previous task, except it should display the Lega</w:t>
      </w:r>
      <w:r>
        <w:rPr>
          <w:rFonts w:ascii="Times New Roman" w:hAnsi="Times New Roman"/>
          <w:sz w:val="24"/>
          <w:szCs w:val="24"/>
        </w:rPr>
        <w:t>l Documents scanned in the Document Scanning task, and it should show two sets of fields, one for the Business and one for the Owners.</w:t>
      </w:r>
    </w:p>
    <w:p w:rsidR="0073466D" w:rsidRDefault="00C56BD9">
      <w:pPr>
        <w:jc w:val="both"/>
        <w:rPr>
          <w:rFonts w:ascii="Times New Roman" w:hAnsi="Times New Roman"/>
          <w:sz w:val="24"/>
          <w:szCs w:val="24"/>
        </w:rPr>
      </w:pPr>
      <w:r>
        <w:rPr>
          <w:rFonts w:ascii="Times New Roman" w:hAnsi="Times New Roman"/>
          <w:sz w:val="24"/>
          <w:szCs w:val="24"/>
        </w:rPr>
        <w:t>For the Business we will check the following:</w:t>
      </w:r>
    </w:p>
    <w:p w:rsidR="0073466D" w:rsidRDefault="00C56BD9">
      <w:pPr>
        <w:pStyle w:val="ListParagraph1"/>
        <w:numPr>
          <w:ilvl w:val="0"/>
          <w:numId w:val="26"/>
        </w:numPr>
        <w:ind w:left="420" w:firstLine="0"/>
        <w:jc w:val="both"/>
        <w:rPr>
          <w:rFonts w:ascii="Times New Roman" w:hAnsi="Times New Roman"/>
          <w:sz w:val="24"/>
          <w:szCs w:val="24"/>
        </w:rPr>
      </w:pPr>
      <w:r>
        <w:rPr>
          <w:rFonts w:ascii="Times New Roman" w:hAnsi="Times New Roman"/>
          <w:sz w:val="24"/>
          <w:szCs w:val="24"/>
        </w:rPr>
        <w:t>Name of the Company</w:t>
      </w:r>
    </w:p>
    <w:p w:rsidR="0073466D" w:rsidRDefault="00C56BD9">
      <w:pPr>
        <w:pStyle w:val="ListParagraph1"/>
        <w:numPr>
          <w:ilvl w:val="0"/>
          <w:numId w:val="26"/>
        </w:numPr>
        <w:ind w:left="420" w:firstLine="0"/>
        <w:jc w:val="both"/>
        <w:rPr>
          <w:rFonts w:ascii="Times New Roman" w:hAnsi="Times New Roman"/>
          <w:sz w:val="24"/>
          <w:szCs w:val="24"/>
        </w:rPr>
      </w:pPr>
      <w:r>
        <w:rPr>
          <w:rFonts w:ascii="Times New Roman" w:hAnsi="Times New Roman"/>
          <w:sz w:val="24"/>
          <w:szCs w:val="24"/>
        </w:rPr>
        <w:t>Address of the Company</w:t>
      </w:r>
    </w:p>
    <w:p w:rsidR="0073466D" w:rsidRDefault="00C56BD9">
      <w:pPr>
        <w:pStyle w:val="ListParagraph1"/>
        <w:numPr>
          <w:ilvl w:val="0"/>
          <w:numId w:val="26"/>
        </w:numPr>
        <w:ind w:left="420" w:firstLine="0"/>
        <w:jc w:val="both"/>
        <w:rPr>
          <w:rFonts w:ascii="Times New Roman" w:hAnsi="Times New Roman"/>
          <w:sz w:val="24"/>
          <w:szCs w:val="24"/>
        </w:rPr>
      </w:pPr>
      <w:r>
        <w:rPr>
          <w:rFonts w:ascii="Times New Roman" w:hAnsi="Times New Roman"/>
          <w:sz w:val="24"/>
          <w:szCs w:val="24"/>
        </w:rPr>
        <w:t>RNC</w:t>
      </w:r>
    </w:p>
    <w:p w:rsidR="0073466D" w:rsidRDefault="00C56BD9">
      <w:pPr>
        <w:jc w:val="both"/>
        <w:rPr>
          <w:rFonts w:ascii="Times New Roman" w:hAnsi="Times New Roman"/>
          <w:sz w:val="24"/>
          <w:szCs w:val="24"/>
        </w:rPr>
      </w:pPr>
      <w:r>
        <w:rPr>
          <w:rFonts w:ascii="Times New Roman" w:hAnsi="Times New Roman"/>
          <w:sz w:val="24"/>
          <w:szCs w:val="24"/>
        </w:rPr>
        <w:t>For the Owners we will check</w:t>
      </w:r>
      <w:r>
        <w:rPr>
          <w:rFonts w:ascii="Times New Roman" w:hAnsi="Times New Roman"/>
          <w:sz w:val="24"/>
          <w:szCs w:val="24"/>
        </w:rPr>
        <w:t xml:space="preserve"> the following:</w:t>
      </w:r>
    </w:p>
    <w:p w:rsidR="0073466D" w:rsidRDefault="00C56BD9">
      <w:pPr>
        <w:pStyle w:val="ListParagraph1"/>
        <w:numPr>
          <w:ilvl w:val="0"/>
          <w:numId w:val="27"/>
        </w:numPr>
        <w:ind w:left="420" w:firstLine="0"/>
        <w:jc w:val="both"/>
        <w:rPr>
          <w:rFonts w:ascii="Times New Roman" w:hAnsi="Times New Roman"/>
          <w:sz w:val="24"/>
          <w:szCs w:val="24"/>
        </w:rPr>
      </w:pPr>
      <w:r>
        <w:rPr>
          <w:rFonts w:ascii="Times New Roman" w:hAnsi="Times New Roman"/>
          <w:sz w:val="24"/>
          <w:szCs w:val="24"/>
        </w:rPr>
        <w:t>Name</w:t>
      </w:r>
    </w:p>
    <w:p w:rsidR="0073466D" w:rsidRDefault="00C56BD9">
      <w:pPr>
        <w:pStyle w:val="ListParagraph1"/>
        <w:numPr>
          <w:ilvl w:val="0"/>
          <w:numId w:val="27"/>
        </w:numPr>
        <w:ind w:left="420" w:firstLine="0"/>
        <w:jc w:val="both"/>
        <w:rPr>
          <w:rFonts w:ascii="Times New Roman" w:hAnsi="Times New Roman"/>
          <w:sz w:val="24"/>
          <w:szCs w:val="24"/>
        </w:rPr>
      </w:pPr>
      <w:r>
        <w:rPr>
          <w:rFonts w:ascii="Times New Roman" w:hAnsi="Times New Roman"/>
          <w:sz w:val="24"/>
          <w:szCs w:val="24"/>
        </w:rPr>
        <w:t>Last Name</w:t>
      </w:r>
    </w:p>
    <w:p w:rsidR="0073466D" w:rsidRDefault="00C56BD9">
      <w:pPr>
        <w:pStyle w:val="ListParagraph1"/>
        <w:numPr>
          <w:ilvl w:val="0"/>
          <w:numId w:val="27"/>
        </w:numPr>
        <w:ind w:left="420" w:firstLine="0"/>
        <w:jc w:val="both"/>
        <w:rPr>
          <w:rFonts w:ascii="Times New Roman" w:hAnsi="Times New Roman"/>
          <w:sz w:val="24"/>
          <w:szCs w:val="24"/>
        </w:rPr>
      </w:pPr>
      <w:r>
        <w:rPr>
          <w:rFonts w:ascii="Times New Roman" w:hAnsi="Times New Roman"/>
          <w:sz w:val="24"/>
          <w:szCs w:val="24"/>
        </w:rPr>
        <w:t>ID or Passport number</w:t>
      </w:r>
    </w:p>
    <w:p w:rsidR="0073466D" w:rsidRDefault="00C56BD9">
      <w:pPr>
        <w:pStyle w:val="ListParagraph1"/>
        <w:numPr>
          <w:ilvl w:val="0"/>
          <w:numId w:val="27"/>
        </w:numPr>
        <w:ind w:left="420" w:firstLine="0"/>
        <w:jc w:val="both"/>
        <w:rPr>
          <w:rFonts w:ascii="Times New Roman" w:hAnsi="Times New Roman"/>
          <w:sz w:val="24"/>
          <w:szCs w:val="24"/>
        </w:rPr>
      </w:pPr>
      <w:r>
        <w:rPr>
          <w:rFonts w:ascii="Times New Roman" w:hAnsi="Times New Roman"/>
          <w:sz w:val="24"/>
          <w:szCs w:val="24"/>
        </w:rPr>
        <w:t>Telephone Number</w:t>
      </w:r>
    </w:p>
    <w:p w:rsidR="0073466D" w:rsidRDefault="00C56BD9">
      <w:pPr>
        <w:jc w:val="both"/>
        <w:rPr>
          <w:rFonts w:ascii="Times New Roman" w:hAnsi="Times New Roman"/>
          <w:sz w:val="24"/>
          <w:szCs w:val="24"/>
        </w:rPr>
      </w:pPr>
      <w:r>
        <w:rPr>
          <w:rFonts w:ascii="Times New Roman" w:hAnsi="Times New Roman"/>
          <w:sz w:val="24"/>
          <w:szCs w:val="24"/>
        </w:rPr>
        <w:t>For the owners, it should let us add as many owners as we need to, but we need a way to mark some of the owners as Authorized to Sign the Contract; maybe a check box.</w:t>
      </w:r>
    </w:p>
    <w:p w:rsidR="0073466D" w:rsidRDefault="0073466D">
      <w:pPr>
        <w:jc w:val="both"/>
        <w:rPr>
          <w:rFonts w:ascii="Times New Roman" w:hAnsi="Times New Roman"/>
          <w:sz w:val="24"/>
          <w:szCs w:val="24"/>
        </w:rPr>
      </w:pPr>
    </w:p>
    <w:p w:rsidR="0073466D" w:rsidRDefault="0073466D">
      <w:pPr>
        <w:jc w:val="both"/>
        <w:rPr>
          <w:rFonts w:ascii="Times New Roman" w:hAnsi="Times New Roman"/>
          <w:sz w:val="24"/>
          <w:szCs w:val="24"/>
        </w:rPr>
      </w:pPr>
    </w:p>
    <w:p w:rsidR="0073466D" w:rsidRDefault="0073466D">
      <w:pPr>
        <w:jc w:val="both"/>
        <w:rPr>
          <w:rFonts w:ascii="Times New Roman" w:hAnsi="Times New Roman"/>
          <w:sz w:val="24"/>
          <w:szCs w:val="24"/>
        </w:rPr>
      </w:pPr>
    </w:p>
    <w:p w:rsidR="0073466D" w:rsidRDefault="0073466D">
      <w:pPr>
        <w:jc w:val="both"/>
        <w:rPr>
          <w:rFonts w:ascii="Times New Roman" w:hAnsi="Times New Roman"/>
          <w:sz w:val="24"/>
          <w:szCs w:val="24"/>
        </w:rPr>
      </w:pPr>
    </w:p>
    <w:p w:rsidR="0073466D" w:rsidRDefault="0073466D">
      <w:pPr>
        <w:jc w:val="both"/>
        <w:rPr>
          <w:rFonts w:ascii="Times New Roman" w:hAnsi="Times New Roman"/>
          <w:sz w:val="24"/>
          <w:szCs w:val="24"/>
        </w:rPr>
      </w:pPr>
    </w:p>
    <w:p w:rsidR="0073466D" w:rsidRDefault="00C56BD9">
      <w:pPr>
        <w:pStyle w:val="Ttulo4"/>
        <w:jc w:val="both"/>
        <w:rPr>
          <w:sz w:val="24"/>
          <w:szCs w:val="24"/>
        </w:rPr>
      </w:pPr>
      <w:bookmarkStart w:id="378" w:name="_Toc15770"/>
      <w:bookmarkStart w:id="379" w:name="_Toc2285"/>
      <w:bookmarkStart w:id="380" w:name="_Toc22365"/>
      <w:bookmarkStart w:id="381" w:name="_Toc8163"/>
      <w:r>
        <w:rPr>
          <w:sz w:val="24"/>
          <w:szCs w:val="24"/>
        </w:rPr>
        <w:t>2.1.2.2.4.3 Co</w:t>
      </w:r>
      <w:r>
        <w:rPr>
          <w:sz w:val="24"/>
          <w:szCs w:val="24"/>
        </w:rPr>
        <w:t>mmercial Name Verification</w:t>
      </w:r>
      <w:bookmarkEnd w:id="378"/>
      <w:bookmarkEnd w:id="379"/>
      <w:bookmarkEnd w:id="380"/>
      <w:bookmarkEnd w:id="381"/>
    </w:p>
    <w:p w:rsidR="0073466D" w:rsidRDefault="00C56BD9">
      <w:pPr>
        <w:jc w:val="both"/>
        <w:rPr>
          <w:rFonts w:ascii="Times New Roman" w:hAnsi="Times New Roman"/>
          <w:sz w:val="24"/>
          <w:szCs w:val="24"/>
        </w:rPr>
      </w:pPr>
      <w:r>
        <w:rPr>
          <w:rFonts w:ascii="Times New Roman" w:hAnsi="Times New Roman"/>
          <w:sz w:val="24"/>
          <w:szCs w:val="24"/>
        </w:rPr>
        <w:t xml:space="preserve">In this task the officer will make sure the information in the Commercial Name Verification Screenshot (which the officer will take from a webpage like yellow pages and upload it in the doc scan task) matches the information we </w:t>
      </w:r>
      <w:r>
        <w:rPr>
          <w:rFonts w:ascii="Times New Roman" w:hAnsi="Times New Roman"/>
          <w:sz w:val="24"/>
          <w:szCs w:val="24"/>
        </w:rPr>
        <w:t>have in the system. If the screenshot has not been uploaded because it was marked as pending, we should not be able to complete this task without uploading it. It should have the Business Name, Telephone Number, Address, City and Province.</w:t>
      </w:r>
    </w:p>
    <w:p w:rsidR="0073466D" w:rsidRDefault="00C56BD9">
      <w:pPr>
        <w:jc w:val="both"/>
        <w:rPr>
          <w:rFonts w:ascii="Times New Roman" w:hAnsi="Times New Roman"/>
          <w:sz w:val="24"/>
          <w:szCs w:val="24"/>
        </w:rPr>
      </w:pPr>
      <w:r>
        <w:rPr>
          <w:rFonts w:ascii="Times New Roman" w:hAnsi="Times New Roman"/>
          <w:sz w:val="24"/>
          <w:szCs w:val="24"/>
        </w:rPr>
        <w:t>It could look so</w:t>
      </w:r>
      <w:r>
        <w:rPr>
          <w:rFonts w:ascii="Times New Roman" w:hAnsi="Times New Roman"/>
          <w:sz w:val="24"/>
          <w:szCs w:val="24"/>
        </w:rPr>
        <w:t>mething like this:</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6358255" cy="2689860"/>
            <wp:effectExtent l="19050" t="0" r="4445" b="0"/>
            <wp:docPr id="9" name="Picture Fram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85"/>
                    <pic:cNvPicPr>
                      <a:picLocks noChangeAspect="1" noChangeArrowheads="1"/>
                    </pic:cNvPicPr>
                  </pic:nvPicPr>
                  <pic:blipFill>
                    <a:blip r:embed="rId18"/>
                    <a:srcRect/>
                    <a:stretch>
                      <a:fillRect/>
                    </a:stretch>
                  </pic:blipFill>
                  <pic:spPr bwMode="auto">
                    <a:xfrm>
                      <a:off x="0" y="0"/>
                      <a:ext cx="6358255" cy="2689860"/>
                    </a:xfrm>
                    <a:prstGeom prst="rect">
                      <a:avLst/>
                    </a:prstGeom>
                    <a:noFill/>
                    <a:ln w="9525">
                      <a:noFill/>
                      <a:miter lim="800000"/>
                      <a:headEnd/>
                      <a:tailEnd/>
                    </a:ln>
                  </pic:spPr>
                </pic:pic>
              </a:graphicData>
            </a:graphic>
          </wp:inline>
        </w:drawing>
      </w:r>
    </w:p>
    <w:p w:rsidR="0073466D" w:rsidRDefault="00C56BD9">
      <w:pPr>
        <w:pStyle w:val="Ttulo4"/>
        <w:jc w:val="both"/>
        <w:rPr>
          <w:sz w:val="24"/>
          <w:szCs w:val="24"/>
        </w:rPr>
      </w:pPr>
      <w:bookmarkStart w:id="382" w:name="_Toc20177"/>
      <w:bookmarkStart w:id="383" w:name="_Toc7413"/>
      <w:bookmarkStart w:id="384" w:name="_Toc23906"/>
      <w:bookmarkStart w:id="385" w:name="_Toc32148"/>
      <w:r>
        <w:rPr>
          <w:sz w:val="24"/>
          <w:szCs w:val="24"/>
        </w:rPr>
        <w:t>2.1.2.2.4.4 Landlord Call</w:t>
      </w:r>
      <w:bookmarkEnd w:id="382"/>
      <w:bookmarkEnd w:id="383"/>
      <w:bookmarkEnd w:id="384"/>
      <w:bookmarkEnd w:id="385"/>
    </w:p>
    <w:p w:rsidR="0073466D" w:rsidRDefault="00C56BD9">
      <w:pPr>
        <w:jc w:val="both"/>
        <w:rPr>
          <w:rFonts w:ascii="Times New Roman" w:hAnsi="Times New Roman"/>
          <w:sz w:val="24"/>
          <w:szCs w:val="24"/>
        </w:rPr>
      </w:pPr>
      <w:r>
        <w:rPr>
          <w:rFonts w:ascii="Times New Roman" w:hAnsi="Times New Roman"/>
          <w:sz w:val="24"/>
          <w:szCs w:val="24"/>
        </w:rPr>
        <w:t>In the Landlord Verification Call task, much like the regular Verification Call, the officer will follow a script (which we will provide) and then verify the required fields. The screen could look like this:</w:t>
      </w:r>
    </w:p>
    <w:p w:rsidR="0073466D" w:rsidRDefault="002671F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6294755" cy="2306955"/>
            <wp:effectExtent l="19050" t="0" r="0" b="0"/>
            <wp:docPr id="10" name="Picture Fram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86"/>
                    <pic:cNvPicPr>
                      <a:picLocks noChangeAspect="1" noChangeArrowheads="1"/>
                    </pic:cNvPicPr>
                  </pic:nvPicPr>
                  <pic:blipFill>
                    <a:blip r:embed="rId19"/>
                    <a:srcRect/>
                    <a:stretch>
                      <a:fillRect/>
                    </a:stretch>
                  </pic:blipFill>
                  <pic:spPr bwMode="auto">
                    <a:xfrm>
                      <a:off x="0" y="0"/>
                      <a:ext cx="6294755" cy="2306955"/>
                    </a:xfrm>
                    <a:prstGeom prst="rect">
                      <a:avLst/>
                    </a:prstGeom>
                    <a:noFill/>
                    <a:ln w="9525">
                      <a:noFill/>
                      <a:miter lim="800000"/>
                      <a:headEnd/>
                      <a:tailEnd/>
                    </a:ln>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 xml:space="preserve">After these four tasks are completed, the system will change the status to </w:t>
      </w:r>
      <w:r>
        <w:rPr>
          <w:rFonts w:ascii="Times New Roman" w:hAnsi="Times New Roman"/>
          <w:i/>
          <w:sz w:val="24"/>
          <w:szCs w:val="24"/>
        </w:rPr>
        <w:t>Review</w:t>
      </w:r>
      <w:r>
        <w:rPr>
          <w:rFonts w:ascii="Times New Roman" w:hAnsi="Times New Roman"/>
          <w:sz w:val="24"/>
          <w:szCs w:val="24"/>
        </w:rPr>
        <w:t>.</w:t>
      </w: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28"/>
        </w:numPr>
        <w:ind w:left="-420" w:firstLine="720"/>
        <w:jc w:val="both"/>
        <w:rPr>
          <w:rFonts w:ascii="Times New Roman" w:hAnsi="Times New Roman"/>
          <w:sz w:val="24"/>
          <w:szCs w:val="24"/>
        </w:rPr>
      </w:pPr>
      <w:r>
        <w:rPr>
          <w:rFonts w:ascii="Times New Roman" w:hAnsi="Times New Roman"/>
          <w:sz w:val="24"/>
          <w:szCs w:val="24"/>
        </w:rPr>
        <w:t>This step will be skipped if the Type of Property was marked as owned during the Data Entry.</w:t>
      </w:r>
    </w:p>
    <w:p w:rsidR="0073466D" w:rsidRDefault="00C56BD9">
      <w:pPr>
        <w:pStyle w:val="Ttulo3"/>
        <w:jc w:val="both"/>
        <w:rPr>
          <w:rFonts w:ascii="Times New Roman" w:hAnsi="Times New Roman"/>
          <w:sz w:val="24"/>
          <w:szCs w:val="24"/>
        </w:rPr>
      </w:pPr>
      <w:bookmarkStart w:id="386" w:name="_Toc27703"/>
      <w:bookmarkStart w:id="387" w:name="_Toc6245"/>
      <w:bookmarkStart w:id="388" w:name="_Toc12083"/>
      <w:bookmarkStart w:id="389" w:name="_Toc230"/>
      <w:r>
        <w:rPr>
          <w:rFonts w:ascii="Times New Roman" w:hAnsi="Times New Roman"/>
          <w:sz w:val="24"/>
          <w:szCs w:val="24"/>
        </w:rPr>
        <w:t>2.1.2.2.5 Review Task</w:t>
      </w:r>
      <w:bookmarkEnd w:id="386"/>
      <w:bookmarkEnd w:id="387"/>
      <w:bookmarkEnd w:id="388"/>
      <w:bookmarkEnd w:id="389"/>
    </w:p>
    <w:p w:rsidR="0073466D" w:rsidRDefault="00C56BD9">
      <w:pPr>
        <w:jc w:val="both"/>
        <w:rPr>
          <w:rFonts w:ascii="Times New Roman" w:hAnsi="Times New Roman"/>
          <w:sz w:val="24"/>
          <w:szCs w:val="24"/>
        </w:rPr>
      </w:pPr>
      <w:r>
        <w:rPr>
          <w:rFonts w:ascii="Times New Roman" w:hAnsi="Times New Roman"/>
          <w:sz w:val="24"/>
          <w:szCs w:val="24"/>
        </w:rPr>
        <w:t xml:space="preserve">This task will have all the previous tasks in </w:t>
      </w:r>
      <w:r>
        <w:rPr>
          <w:rFonts w:ascii="Times New Roman" w:hAnsi="Times New Roman"/>
          <w:sz w:val="24"/>
          <w:szCs w:val="24"/>
        </w:rPr>
        <w:t xml:space="preserve">different tabs in the same screen, so that another officer can review the first officer’s work. For example, it will have a document scan tab with all the documents the first officer uploaded, then a Verification Call tab with the fields the first officer </w:t>
      </w:r>
      <w:r>
        <w:rPr>
          <w:rFonts w:ascii="Times New Roman" w:hAnsi="Times New Roman"/>
          <w:sz w:val="24"/>
          <w:szCs w:val="24"/>
        </w:rPr>
        <w:t>filled, then a Data Entry tab with the data the first officer completed, and the rest of the tasks.</w:t>
      </w:r>
    </w:p>
    <w:p w:rsidR="0073466D" w:rsidRDefault="00C56BD9">
      <w:pPr>
        <w:jc w:val="both"/>
        <w:rPr>
          <w:rFonts w:ascii="Times New Roman" w:hAnsi="Times New Roman"/>
          <w:sz w:val="24"/>
          <w:szCs w:val="24"/>
        </w:rPr>
      </w:pPr>
      <w:r>
        <w:rPr>
          <w:rFonts w:ascii="Times New Roman" w:hAnsi="Times New Roman"/>
          <w:sz w:val="24"/>
          <w:szCs w:val="24"/>
        </w:rPr>
        <w:t xml:space="preserve">The goal in this task is for a different officer to review </w:t>
      </w:r>
      <w:r>
        <w:rPr>
          <w:rFonts w:ascii="Times New Roman" w:hAnsi="Times New Roman"/>
          <w:i/>
          <w:sz w:val="24"/>
          <w:szCs w:val="24"/>
        </w:rPr>
        <w:t xml:space="preserve">everything </w:t>
      </w:r>
      <w:r>
        <w:rPr>
          <w:rFonts w:ascii="Times New Roman" w:hAnsi="Times New Roman"/>
          <w:sz w:val="24"/>
          <w:szCs w:val="24"/>
        </w:rPr>
        <w:t>the first officer did from one screen. After this task is completed, the system should</w:t>
      </w:r>
      <w:r>
        <w:rPr>
          <w:rFonts w:ascii="Times New Roman" w:hAnsi="Times New Roman"/>
          <w:sz w:val="24"/>
          <w:szCs w:val="24"/>
        </w:rPr>
        <w:t xml:space="preserve"> automatically change the status to </w:t>
      </w:r>
      <w:r>
        <w:rPr>
          <w:rFonts w:ascii="Times New Roman" w:hAnsi="Times New Roman"/>
          <w:i/>
          <w:sz w:val="24"/>
          <w:szCs w:val="24"/>
        </w:rPr>
        <w:t>Contract Approval</w:t>
      </w:r>
      <w:r>
        <w:rPr>
          <w:rFonts w:ascii="Times New Roman" w:hAnsi="Times New Roman"/>
          <w:sz w:val="24"/>
          <w:szCs w:val="24"/>
        </w:rPr>
        <w:t>, and push the change in status to SalesForce.</w:t>
      </w: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29"/>
        </w:numPr>
        <w:tabs>
          <w:tab w:val="clear" w:pos="425"/>
        </w:tabs>
        <w:ind w:left="0" w:firstLine="0"/>
        <w:jc w:val="both"/>
        <w:rPr>
          <w:rFonts w:ascii="Times New Roman" w:hAnsi="Times New Roman"/>
          <w:sz w:val="24"/>
          <w:szCs w:val="24"/>
        </w:rPr>
      </w:pPr>
      <w:r>
        <w:rPr>
          <w:rFonts w:ascii="Times New Roman" w:hAnsi="Times New Roman"/>
          <w:sz w:val="24"/>
          <w:szCs w:val="24"/>
        </w:rPr>
        <w:t xml:space="preserve">The review task should have all the tasks the officer completed organized in different tabs. For example, one tab for the documents, one tab for the </w:t>
      </w:r>
      <w:r>
        <w:rPr>
          <w:rFonts w:ascii="Times New Roman" w:hAnsi="Times New Roman"/>
          <w:sz w:val="24"/>
          <w:szCs w:val="24"/>
        </w:rPr>
        <w:t>data entry, one tab for the landlord info, etc. This will be done by a different officer than the one who completed the first part of the work flow. The goal here is for a different officer to review the first officer's work.</w:t>
      </w:r>
    </w:p>
    <w:p w:rsidR="0073466D" w:rsidRDefault="00C56BD9">
      <w:pPr>
        <w:numPr>
          <w:ilvl w:val="0"/>
          <w:numId w:val="29"/>
        </w:numPr>
        <w:tabs>
          <w:tab w:val="clear" w:pos="425"/>
        </w:tabs>
        <w:ind w:left="0" w:firstLine="0"/>
        <w:jc w:val="both"/>
        <w:rPr>
          <w:rFonts w:ascii="Times New Roman" w:hAnsi="Times New Roman"/>
          <w:sz w:val="24"/>
          <w:szCs w:val="24"/>
        </w:rPr>
      </w:pPr>
      <w:r>
        <w:rPr>
          <w:rFonts w:ascii="Times New Roman" w:hAnsi="Times New Roman"/>
          <w:sz w:val="24"/>
          <w:szCs w:val="24"/>
        </w:rPr>
        <w:t>All previous tasks will be sho</w:t>
      </w:r>
      <w:r>
        <w:rPr>
          <w:rFonts w:ascii="Times New Roman" w:hAnsi="Times New Roman"/>
          <w:sz w:val="24"/>
          <w:szCs w:val="24"/>
        </w:rPr>
        <w:t>ws in each tab. Like we will have 5 Tabs, One for Document Scanning other 4 for all review tasks?</w:t>
      </w:r>
    </w:p>
    <w:p w:rsidR="0073466D" w:rsidRDefault="00C56BD9">
      <w:pPr>
        <w:pStyle w:val="Ttulo3"/>
        <w:jc w:val="both"/>
        <w:rPr>
          <w:rFonts w:ascii="Times New Roman" w:hAnsi="Times New Roman"/>
          <w:sz w:val="24"/>
          <w:szCs w:val="24"/>
        </w:rPr>
      </w:pPr>
      <w:bookmarkStart w:id="390" w:name="_Toc18704"/>
      <w:bookmarkStart w:id="391" w:name="_Toc19436"/>
      <w:bookmarkStart w:id="392" w:name="_Toc11606"/>
      <w:bookmarkStart w:id="393" w:name="_Toc693"/>
      <w:r>
        <w:rPr>
          <w:rFonts w:ascii="Times New Roman" w:hAnsi="Times New Roman"/>
          <w:sz w:val="24"/>
          <w:szCs w:val="24"/>
        </w:rPr>
        <w:t>2.1.2.2.6 Contract Task</w:t>
      </w:r>
      <w:bookmarkEnd w:id="390"/>
      <w:bookmarkEnd w:id="391"/>
      <w:bookmarkEnd w:id="392"/>
      <w:bookmarkEnd w:id="393"/>
    </w:p>
    <w:p w:rsidR="0073466D" w:rsidRDefault="00C56BD9">
      <w:pPr>
        <w:jc w:val="both"/>
        <w:rPr>
          <w:rFonts w:ascii="Times New Roman" w:hAnsi="Times New Roman"/>
          <w:sz w:val="24"/>
          <w:szCs w:val="24"/>
        </w:rPr>
      </w:pPr>
      <w:r>
        <w:rPr>
          <w:rFonts w:ascii="Times New Roman" w:hAnsi="Times New Roman"/>
          <w:sz w:val="24"/>
          <w:szCs w:val="24"/>
        </w:rPr>
        <w:t xml:space="preserve">This task should be exactly the same as the Review Task (assigned to a different person) but with an extra tab that will let us print </w:t>
      </w:r>
      <w:r>
        <w:rPr>
          <w:rFonts w:ascii="Times New Roman" w:hAnsi="Times New Roman"/>
          <w:sz w:val="24"/>
          <w:szCs w:val="24"/>
        </w:rPr>
        <w:t>the Contract so that we can send it to the client. We will provide you with the format of the contract and all other documents we need to print in this tab.</w:t>
      </w:r>
    </w:p>
    <w:p w:rsidR="0073466D" w:rsidRDefault="00C56BD9">
      <w:pPr>
        <w:jc w:val="both"/>
        <w:rPr>
          <w:rFonts w:ascii="Times New Roman" w:hAnsi="Times New Roman"/>
          <w:sz w:val="24"/>
          <w:szCs w:val="24"/>
        </w:rPr>
      </w:pPr>
      <w:r>
        <w:rPr>
          <w:rFonts w:ascii="Times New Roman" w:hAnsi="Times New Roman"/>
          <w:sz w:val="24"/>
          <w:szCs w:val="24"/>
        </w:rPr>
        <w:lastRenderedPageBreak/>
        <w:t>It should also include another task called Administrative Expenses. In here we should see the Admin</w:t>
      </w:r>
      <w:r>
        <w:rPr>
          <w:rFonts w:ascii="Times New Roman" w:hAnsi="Times New Roman"/>
          <w:sz w:val="24"/>
          <w:szCs w:val="24"/>
        </w:rPr>
        <w:t>istrative Expenses we charge for each contract. They work in a scale, if the Loaned Amount is less than $500,000.00, we charge $4,000.00, if it’s from $500,000.00 to $999,999.99 we charge $8000, and anything greater we charge $12,000.00 (please note that t</w:t>
      </w:r>
      <w:r>
        <w:rPr>
          <w:rFonts w:ascii="Times New Roman" w:hAnsi="Times New Roman"/>
          <w:sz w:val="24"/>
          <w:szCs w:val="24"/>
        </w:rPr>
        <w:t>his table could be updated at any moment). It should show the corresponding Expense by default, but it should let us manually change it, in case we want to override the scale.</w:t>
      </w:r>
    </w:p>
    <w:p w:rsidR="0073466D" w:rsidRDefault="00C56BD9">
      <w:pPr>
        <w:jc w:val="both"/>
        <w:rPr>
          <w:rFonts w:ascii="Times New Roman" w:hAnsi="Times New Roman"/>
          <w:sz w:val="24"/>
          <w:szCs w:val="24"/>
        </w:rPr>
      </w:pPr>
      <w:r>
        <w:rPr>
          <w:rFonts w:ascii="Times New Roman" w:hAnsi="Times New Roman"/>
          <w:sz w:val="24"/>
          <w:szCs w:val="24"/>
        </w:rPr>
        <w:t xml:space="preserve">After this task is completed, the status should be automatically changed to </w:t>
      </w:r>
      <w:r>
        <w:rPr>
          <w:rFonts w:ascii="Times New Roman" w:hAnsi="Times New Roman"/>
          <w:i/>
          <w:sz w:val="24"/>
          <w:szCs w:val="24"/>
        </w:rPr>
        <w:t>Cont</w:t>
      </w:r>
      <w:r>
        <w:rPr>
          <w:rFonts w:ascii="Times New Roman" w:hAnsi="Times New Roman"/>
          <w:i/>
          <w:sz w:val="24"/>
          <w:szCs w:val="24"/>
        </w:rPr>
        <w:t>racts being Signed</w:t>
      </w:r>
      <w:r>
        <w:rPr>
          <w:rFonts w:ascii="Times New Roman" w:hAnsi="Times New Roman"/>
          <w:sz w:val="24"/>
          <w:szCs w:val="24"/>
        </w:rPr>
        <w:t xml:space="preserve"> both in the system and in SalesForce.</w:t>
      </w:r>
    </w:p>
    <w:p w:rsidR="0073466D" w:rsidRDefault="00C56BD9">
      <w:pPr>
        <w:jc w:val="both"/>
        <w:rPr>
          <w:rFonts w:ascii="Times New Roman" w:hAnsi="Times New Roman"/>
          <w:sz w:val="24"/>
          <w:szCs w:val="24"/>
        </w:rPr>
      </w:pPr>
      <w:r>
        <w:rPr>
          <w:rFonts w:ascii="Times New Roman" w:hAnsi="Times New Roman"/>
          <w:sz w:val="24"/>
          <w:szCs w:val="24"/>
        </w:rPr>
        <w:t xml:space="preserve">Note: </w:t>
      </w:r>
    </w:p>
    <w:p w:rsidR="0073466D" w:rsidRDefault="00C56BD9">
      <w:pPr>
        <w:numPr>
          <w:ilvl w:val="0"/>
          <w:numId w:val="30"/>
        </w:numPr>
        <w:jc w:val="both"/>
        <w:rPr>
          <w:rFonts w:ascii="Times New Roman" w:hAnsi="Times New Roman"/>
          <w:sz w:val="24"/>
          <w:szCs w:val="24"/>
        </w:rPr>
      </w:pPr>
      <w:r>
        <w:rPr>
          <w:rFonts w:ascii="Times New Roman" w:hAnsi="Times New Roman"/>
          <w:sz w:val="24"/>
          <w:szCs w:val="24"/>
        </w:rPr>
        <w:t xml:space="preserve">If we have the credit card percentage we can calculate the cash percentage, and from there the total sales. </w:t>
      </w:r>
    </w:p>
    <w:p w:rsidR="0073466D" w:rsidRDefault="00C56BD9">
      <w:pPr>
        <w:pStyle w:val="Ttulo3"/>
        <w:jc w:val="both"/>
        <w:rPr>
          <w:rFonts w:ascii="Times New Roman" w:hAnsi="Times New Roman"/>
          <w:sz w:val="24"/>
          <w:szCs w:val="24"/>
        </w:rPr>
      </w:pPr>
      <w:bookmarkStart w:id="394" w:name="_Toc23253"/>
      <w:bookmarkStart w:id="395" w:name="_Toc6785"/>
      <w:bookmarkStart w:id="396" w:name="_Toc15002"/>
      <w:bookmarkStart w:id="397" w:name="_Toc30503"/>
      <w:r>
        <w:rPr>
          <w:rFonts w:ascii="Times New Roman" w:hAnsi="Times New Roman"/>
          <w:sz w:val="24"/>
          <w:szCs w:val="24"/>
        </w:rPr>
        <w:t>2.1.2.2.7 Funding Task</w:t>
      </w:r>
      <w:bookmarkEnd w:id="394"/>
      <w:bookmarkEnd w:id="395"/>
      <w:bookmarkEnd w:id="396"/>
      <w:bookmarkEnd w:id="397"/>
    </w:p>
    <w:p w:rsidR="0073466D" w:rsidRDefault="00C56BD9">
      <w:pPr>
        <w:jc w:val="both"/>
        <w:rPr>
          <w:rFonts w:ascii="Times New Roman" w:hAnsi="Times New Roman"/>
          <w:sz w:val="24"/>
          <w:szCs w:val="24"/>
        </w:rPr>
      </w:pPr>
      <w:r>
        <w:rPr>
          <w:rFonts w:ascii="Times New Roman" w:hAnsi="Times New Roman"/>
          <w:sz w:val="24"/>
          <w:szCs w:val="24"/>
        </w:rPr>
        <w:t xml:space="preserve">This is the task that the UW will complete once the money </w:t>
      </w:r>
      <w:r>
        <w:rPr>
          <w:rFonts w:ascii="Times New Roman" w:hAnsi="Times New Roman"/>
          <w:sz w:val="24"/>
          <w:szCs w:val="24"/>
        </w:rPr>
        <w:t>has been transferred to the client. It should have two checkbox, the first one “Contract Received and Reviewed”, to be marked once we receive the signed contracts from the client and the second one will be “Merchant Funded” to be marked once the merchant h</w:t>
      </w:r>
      <w:r>
        <w:rPr>
          <w:rFonts w:ascii="Times New Roman" w:hAnsi="Times New Roman"/>
          <w:sz w:val="24"/>
          <w:szCs w:val="24"/>
        </w:rPr>
        <w:t>as the money. This task cannot be completed without both checkboxes marked and the system should keep a log of the user who marks the checkboxes.</w:t>
      </w:r>
    </w:p>
    <w:p w:rsidR="0073466D" w:rsidRDefault="00C56BD9">
      <w:pPr>
        <w:jc w:val="both"/>
        <w:rPr>
          <w:rFonts w:ascii="Times New Roman" w:hAnsi="Times New Roman"/>
          <w:sz w:val="24"/>
          <w:szCs w:val="24"/>
        </w:rPr>
      </w:pPr>
      <w:r>
        <w:rPr>
          <w:rFonts w:ascii="Times New Roman" w:hAnsi="Times New Roman"/>
          <w:sz w:val="24"/>
          <w:szCs w:val="24"/>
        </w:rPr>
        <w:t>This is the information the screen should display in this task:</w:t>
      </w:r>
    </w:p>
    <w:p w:rsidR="0073466D" w:rsidRDefault="00C56BD9">
      <w:pPr>
        <w:pStyle w:val="ListParagraph1"/>
        <w:numPr>
          <w:ilvl w:val="0"/>
          <w:numId w:val="31"/>
        </w:numPr>
        <w:ind w:left="0" w:firstLine="0"/>
        <w:jc w:val="both"/>
        <w:rPr>
          <w:rFonts w:ascii="Times New Roman" w:hAnsi="Times New Roman"/>
          <w:sz w:val="24"/>
          <w:szCs w:val="24"/>
        </w:rPr>
      </w:pPr>
      <w:r>
        <w:rPr>
          <w:rFonts w:ascii="Times New Roman" w:hAnsi="Times New Roman"/>
          <w:sz w:val="24"/>
          <w:szCs w:val="24"/>
        </w:rPr>
        <w:t>Bank Name</w:t>
      </w:r>
    </w:p>
    <w:p w:rsidR="0073466D" w:rsidRDefault="00C56BD9">
      <w:pPr>
        <w:pStyle w:val="ListParagraph1"/>
        <w:numPr>
          <w:ilvl w:val="0"/>
          <w:numId w:val="31"/>
        </w:numPr>
        <w:ind w:left="0" w:firstLine="0"/>
        <w:jc w:val="both"/>
        <w:rPr>
          <w:rFonts w:ascii="Times New Roman" w:hAnsi="Times New Roman"/>
          <w:sz w:val="24"/>
          <w:szCs w:val="24"/>
        </w:rPr>
      </w:pPr>
      <w:r>
        <w:rPr>
          <w:rFonts w:ascii="Times New Roman" w:hAnsi="Times New Roman"/>
          <w:sz w:val="24"/>
          <w:szCs w:val="24"/>
        </w:rPr>
        <w:t>Bank Account Number</w:t>
      </w:r>
    </w:p>
    <w:p w:rsidR="0073466D" w:rsidRDefault="00C56BD9">
      <w:pPr>
        <w:pStyle w:val="ListParagraph1"/>
        <w:numPr>
          <w:ilvl w:val="0"/>
          <w:numId w:val="31"/>
        </w:numPr>
        <w:ind w:left="0" w:firstLine="0"/>
        <w:jc w:val="both"/>
        <w:rPr>
          <w:rFonts w:ascii="Times New Roman" w:hAnsi="Times New Roman"/>
          <w:sz w:val="24"/>
          <w:szCs w:val="24"/>
        </w:rPr>
      </w:pPr>
      <w:r>
        <w:rPr>
          <w:rFonts w:ascii="Times New Roman" w:hAnsi="Times New Roman"/>
          <w:sz w:val="24"/>
          <w:szCs w:val="24"/>
        </w:rPr>
        <w:t>Bank Account Nam</w:t>
      </w:r>
      <w:r>
        <w:rPr>
          <w:rFonts w:ascii="Times New Roman" w:hAnsi="Times New Roman"/>
          <w:sz w:val="24"/>
          <w:szCs w:val="24"/>
        </w:rPr>
        <w:t>e</w:t>
      </w:r>
    </w:p>
    <w:p w:rsidR="0073466D" w:rsidRDefault="00C56BD9">
      <w:pPr>
        <w:pStyle w:val="ListParagraph1"/>
        <w:numPr>
          <w:ilvl w:val="0"/>
          <w:numId w:val="31"/>
        </w:numPr>
        <w:ind w:left="0" w:firstLine="0"/>
        <w:jc w:val="both"/>
        <w:rPr>
          <w:rFonts w:ascii="Times New Roman" w:hAnsi="Times New Roman"/>
          <w:sz w:val="24"/>
          <w:szCs w:val="24"/>
        </w:rPr>
      </w:pPr>
      <w:r>
        <w:rPr>
          <w:rFonts w:ascii="Times New Roman" w:hAnsi="Times New Roman"/>
          <w:sz w:val="24"/>
          <w:szCs w:val="24"/>
        </w:rPr>
        <w:t>Parameters of the Offer</w:t>
      </w:r>
    </w:p>
    <w:p w:rsidR="0073466D" w:rsidRDefault="00C56BD9">
      <w:pPr>
        <w:pStyle w:val="ListParagraph1"/>
        <w:numPr>
          <w:ilvl w:val="1"/>
          <w:numId w:val="31"/>
        </w:numPr>
        <w:ind w:left="0" w:firstLine="0"/>
        <w:jc w:val="both"/>
        <w:rPr>
          <w:rFonts w:ascii="Times New Roman" w:hAnsi="Times New Roman"/>
          <w:sz w:val="24"/>
          <w:szCs w:val="24"/>
        </w:rPr>
      </w:pPr>
      <w:r>
        <w:rPr>
          <w:rFonts w:ascii="Times New Roman" w:hAnsi="Times New Roman"/>
          <w:sz w:val="24"/>
          <w:szCs w:val="24"/>
        </w:rPr>
        <w:t>MCA Amount</w:t>
      </w:r>
    </w:p>
    <w:p w:rsidR="0073466D" w:rsidRDefault="00C56BD9">
      <w:pPr>
        <w:pStyle w:val="ListParagraph1"/>
        <w:numPr>
          <w:ilvl w:val="1"/>
          <w:numId w:val="31"/>
        </w:numPr>
        <w:ind w:left="0" w:firstLine="0"/>
        <w:jc w:val="both"/>
        <w:rPr>
          <w:rFonts w:ascii="Times New Roman" w:hAnsi="Times New Roman"/>
          <w:sz w:val="24"/>
          <w:szCs w:val="24"/>
        </w:rPr>
      </w:pPr>
      <w:r>
        <w:rPr>
          <w:rFonts w:ascii="Times New Roman" w:hAnsi="Times New Roman"/>
          <w:sz w:val="24"/>
          <w:szCs w:val="24"/>
        </w:rPr>
        <w:t>Administrative expenses</w:t>
      </w:r>
    </w:p>
    <w:p w:rsidR="0073466D" w:rsidRDefault="00C56BD9">
      <w:pPr>
        <w:pStyle w:val="ListParagraph1"/>
        <w:numPr>
          <w:ilvl w:val="1"/>
          <w:numId w:val="31"/>
        </w:numPr>
        <w:ind w:left="0" w:firstLine="0"/>
        <w:jc w:val="both"/>
        <w:rPr>
          <w:rFonts w:ascii="Times New Roman" w:hAnsi="Times New Roman"/>
          <w:sz w:val="24"/>
          <w:szCs w:val="24"/>
        </w:rPr>
      </w:pPr>
      <w:r>
        <w:rPr>
          <w:rFonts w:ascii="Times New Roman" w:hAnsi="Times New Roman"/>
          <w:sz w:val="24"/>
          <w:szCs w:val="24"/>
        </w:rPr>
        <w:t xml:space="preserve">Total Funding Amount (MCA Amount – Administrative expenses) </w:t>
      </w:r>
    </w:p>
    <w:p w:rsidR="0073466D" w:rsidRDefault="00C56BD9">
      <w:pPr>
        <w:pStyle w:val="ListParagraph1"/>
        <w:numPr>
          <w:ilvl w:val="0"/>
          <w:numId w:val="31"/>
        </w:numPr>
        <w:ind w:left="0" w:firstLine="0"/>
        <w:jc w:val="both"/>
        <w:rPr>
          <w:rFonts w:ascii="Times New Roman" w:hAnsi="Times New Roman"/>
          <w:sz w:val="24"/>
          <w:szCs w:val="24"/>
        </w:rPr>
      </w:pPr>
      <w:r>
        <w:rPr>
          <w:rFonts w:ascii="Times New Roman" w:hAnsi="Times New Roman"/>
          <w:sz w:val="24"/>
          <w:szCs w:val="24"/>
        </w:rPr>
        <w:t>Owners that were marked as Authorized to Sign the Contracts back in the Corporate Documents task</w:t>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After this task is completed, the st</w:t>
      </w:r>
      <w:r>
        <w:rPr>
          <w:rFonts w:ascii="Times New Roman" w:hAnsi="Times New Roman"/>
          <w:sz w:val="24"/>
          <w:szCs w:val="24"/>
        </w:rPr>
        <w:t xml:space="preserve">atus should be automatically changed to Funded both in the System and in Salesforce. One a contact is funded and status is updated this status could not be changed by anyone, only should change when the merchant has paid off the MCA. </w:t>
      </w:r>
    </w:p>
    <w:p w:rsidR="0073466D" w:rsidRDefault="00C56BD9">
      <w:pPr>
        <w:jc w:val="both"/>
        <w:rPr>
          <w:rFonts w:ascii="Times New Roman" w:hAnsi="Times New Roman"/>
          <w:b/>
          <w:bCs/>
          <w:sz w:val="24"/>
          <w:szCs w:val="24"/>
        </w:rPr>
      </w:pPr>
      <w:r>
        <w:rPr>
          <w:rFonts w:ascii="Times New Roman" w:hAnsi="Times New Roman"/>
          <w:b/>
          <w:bCs/>
          <w:sz w:val="24"/>
          <w:szCs w:val="24"/>
        </w:rPr>
        <w:t>Note:</w:t>
      </w:r>
    </w:p>
    <w:p w:rsidR="0073466D" w:rsidRDefault="00C56BD9">
      <w:pPr>
        <w:numPr>
          <w:ilvl w:val="0"/>
          <w:numId w:val="32"/>
        </w:numPr>
        <w:ind w:left="0" w:firstLine="0"/>
        <w:jc w:val="both"/>
        <w:rPr>
          <w:rFonts w:ascii="Times New Roman" w:hAnsi="Times New Roman"/>
          <w:sz w:val="24"/>
          <w:szCs w:val="24"/>
        </w:rPr>
      </w:pPr>
      <w:r>
        <w:rPr>
          <w:rFonts w:ascii="Times New Roman" w:hAnsi="Times New Roman"/>
          <w:sz w:val="24"/>
          <w:szCs w:val="24"/>
        </w:rPr>
        <w:t xml:space="preserve">Funding in the </w:t>
      </w:r>
      <w:r>
        <w:rPr>
          <w:rFonts w:ascii="Times New Roman" w:hAnsi="Times New Roman"/>
          <w:sz w:val="24"/>
          <w:szCs w:val="24"/>
        </w:rPr>
        <w:t xml:space="preserve">system will be just to mark the check boxes specified in the document. The actual funding will be done outside the system, and once done, we will go into the Funding task </w:t>
      </w:r>
      <w:r>
        <w:rPr>
          <w:rFonts w:ascii="Times New Roman" w:hAnsi="Times New Roman"/>
          <w:sz w:val="24"/>
          <w:szCs w:val="24"/>
        </w:rPr>
        <w:lastRenderedPageBreak/>
        <w:t>and mark the checkboxes.</w:t>
      </w:r>
    </w:p>
    <w:p w:rsidR="0073466D" w:rsidRDefault="00C56BD9">
      <w:pPr>
        <w:pStyle w:val="Ttulo3"/>
        <w:jc w:val="both"/>
        <w:rPr>
          <w:rFonts w:ascii="Times New Roman" w:hAnsi="Times New Roman"/>
          <w:sz w:val="24"/>
          <w:szCs w:val="24"/>
        </w:rPr>
      </w:pPr>
      <w:bookmarkStart w:id="398" w:name="_Toc5706"/>
      <w:bookmarkStart w:id="399" w:name="_Toc9009"/>
      <w:bookmarkStart w:id="400" w:name="_Toc5234"/>
      <w:bookmarkStart w:id="401" w:name="_Toc5281"/>
      <w:r>
        <w:rPr>
          <w:rFonts w:ascii="Times New Roman" w:hAnsi="Times New Roman"/>
          <w:sz w:val="24"/>
          <w:szCs w:val="24"/>
        </w:rPr>
        <w:t>2.1.2.2.8 Final Validation</w:t>
      </w:r>
      <w:bookmarkEnd w:id="398"/>
      <w:bookmarkEnd w:id="399"/>
      <w:bookmarkEnd w:id="400"/>
      <w:bookmarkEnd w:id="401"/>
    </w:p>
    <w:p w:rsidR="0073466D" w:rsidRDefault="00C56BD9">
      <w:pPr>
        <w:jc w:val="both"/>
        <w:rPr>
          <w:rFonts w:ascii="Times New Roman" w:hAnsi="Times New Roman"/>
          <w:sz w:val="24"/>
          <w:szCs w:val="24"/>
        </w:rPr>
      </w:pPr>
      <w:r>
        <w:rPr>
          <w:rFonts w:ascii="Times New Roman" w:hAnsi="Times New Roman"/>
          <w:sz w:val="24"/>
          <w:szCs w:val="24"/>
        </w:rPr>
        <w:t>In this task we will upload the s</w:t>
      </w:r>
      <w:r>
        <w:rPr>
          <w:rFonts w:ascii="Times New Roman" w:hAnsi="Times New Roman"/>
          <w:sz w:val="24"/>
          <w:szCs w:val="24"/>
        </w:rPr>
        <w:t>igned contract and final legal documents, so it should have a documents uploading app similar to the Doc Scan task. After this task is completed, the workflow is done.</w:t>
      </w:r>
    </w:p>
    <w:p w:rsidR="0073466D" w:rsidRDefault="00C56BD9">
      <w:pPr>
        <w:jc w:val="both"/>
        <w:rPr>
          <w:rFonts w:ascii="Times New Roman" w:hAnsi="Times New Roman"/>
          <w:sz w:val="24"/>
          <w:szCs w:val="24"/>
        </w:rPr>
      </w:pPr>
      <w:r>
        <w:rPr>
          <w:rFonts w:ascii="Times New Roman" w:hAnsi="Times New Roman"/>
          <w:sz w:val="24"/>
          <w:szCs w:val="24"/>
        </w:rPr>
        <w:t xml:space="preserve">Note: </w:t>
      </w:r>
    </w:p>
    <w:p w:rsidR="0073466D" w:rsidRDefault="00C56BD9">
      <w:pPr>
        <w:numPr>
          <w:ilvl w:val="0"/>
          <w:numId w:val="33"/>
        </w:numPr>
        <w:jc w:val="both"/>
        <w:rPr>
          <w:rFonts w:ascii="Times New Roman" w:hAnsi="Times New Roman"/>
          <w:sz w:val="24"/>
          <w:szCs w:val="24"/>
        </w:rPr>
      </w:pPr>
      <w:r>
        <w:rPr>
          <w:rFonts w:ascii="Times New Roman" w:hAnsi="Times New Roman"/>
          <w:sz w:val="24"/>
          <w:szCs w:val="24"/>
        </w:rPr>
        <w:t>This is where we upload the signed documents. It needs to happen after funding be</w:t>
      </w:r>
      <w:r>
        <w:rPr>
          <w:rFonts w:ascii="Times New Roman" w:hAnsi="Times New Roman"/>
          <w:sz w:val="24"/>
          <w:szCs w:val="24"/>
        </w:rPr>
        <w:t>cause in our process we receive the final legal documents after the client has the money in the bank</w:t>
      </w:r>
    </w:p>
    <w:p w:rsidR="0073466D" w:rsidRDefault="00C56BD9">
      <w:pPr>
        <w:pStyle w:val="Ttulo3"/>
        <w:jc w:val="both"/>
        <w:rPr>
          <w:rFonts w:ascii="Times New Roman" w:hAnsi="Times New Roman"/>
          <w:sz w:val="24"/>
          <w:szCs w:val="24"/>
        </w:rPr>
      </w:pPr>
      <w:bookmarkStart w:id="402" w:name="_Toc5263"/>
      <w:bookmarkStart w:id="403" w:name="_Toc23559"/>
      <w:bookmarkStart w:id="404" w:name="_Toc30700"/>
      <w:bookmarkStart w:id="405" w:name="_Toc21103"/>
      <w:r>
        <w:rPr>
          <w:rFonts w:ascii="Times New Roman" w:hAnsi="Times New Roman"/>
          <w:sz w:val="24"/>
          <w:szCs w:val="24"/>
        </w:rPr>
        <w:t>Notes on SalesForce</w:t>
      </w:r>
      <w:bookmarkEnd w:id="402"/>
      <w:bookmarkEnd w:id="403"/>
      <w:bookmarkEnd w:id="404"/>
      <w:bookmarkEnd w:id="405"/>
    </w:p>
    <w:p w:rsidR="0073466D" w:rsidRDefault="00C56BD9">
      <w:pPr>
        <w:jc w:val="both"/>
        <w:rPr>
          <w:rFonts w:ascii="Times New Roman" w:hAnsi="Times New Roman"/>
          <w:sz w:val="24"/>
          <w:szCs w:val="24"/>
        </w:rPr>
      </w:pPr>
      <w:r>
        <w:rPr>
          <w:rFonts w:ascii="Times New Roman" w:hAnsi="Times New Roman"/>
          <w:sz w:val="24"/>
          <w:szCs w:val="24"/>
        </w:rPr>
        <w:t xml:space="preserve">The exchange between the system and SalesForce does not need to happen in real time. Maybe we can set up three or four cut times where </w:t>
      </w:r>
      <w:r>
        <w:rPr>
          <w:rFonts w:ascii="Times New Roman" w:hAnsi="Times New Roman"/>
          <w:sz w:val="24"/>
          <w:szCs w:val="24"/>
        </w:rPr>
        <w:t>the system will gather all the status, offers and information and feed it back to SalesForce.</w:t>
      </w:r>
    </w:p>
    <w:p w:rsidR="0073466D" w:rsidRDefault="00C56BD9">
      <w:pPr>
        <w:pStyle w:val="Ttulo3"/>
        <w:jc w:val="both"/>
        <w:rPr>
          <w:rFonts w:ascii="Times New Roman" w:hAnsi="Times New Roman"/>
          <w:sz w:val="24"/>
          <w:szCs w:val="24"/>
        </w:rPr>
      </w:pPr>
      <w:bookmarkStart w:id="406" w:name="_Toc16131"/>
      <w:bookmarkStart w:id="407" w:name="_Toc26695"/>
      <w:bookmarkStart w:id="408" w:name="_Toc22696"/>
      <w:bookmarkStart w:id="409" w:name="_Toc582"/>
      <w:r>
        <w:rPr>
          <w:rFonts w:ascii="Times New Roman" w:hAnsi="Times New Roman"/>
          <w:sz w:val="24"/>
          <w:szCs w:val="24"/>
        </w:rPr>
        <w:t>Final Notes</w:t>
      </w:r>
      <w:bookmarkEnd w:id="406"/>
      <w:bookmarkEnd w:id="407"/>
      <w:bookmarkEnd w:id="408"/>
      <w:bookmarkEnd w:id="409"/>
    </w:p>
    <w:p w:rsidR="0073466D" w:rsidRDefault="00C56BD9">
      <w:pPr>
        <w:jc w:val="both"/>
        <w:rPr>
          <w:rFonts w:ascii="Times New Roman" w:hAnsi="Times New Roman"/>
          <w:sz w:val="24"/>
          <w:szCs w:val="24"/>
        </w:rPr>
      </w:pPr>
      <w:r>
        <w:rPr>
          <w:rFonts w:ascii="Times New Roman" w:hAnsi="Times New Roman"/>
          <w:sz w:val="24"/>
          <w:szCs w:val="24"/>
        </w:rPr>
        <w:t>All the tasks should have a timestamp of when they were assigned and when completed and by whom. This way we can track the complete time of any case o</w:t>
      </w:r>
      <w:r>
        <w:rPr>
          <w:rFonts w:ascii="Times New Roman" w:hAnsi="Times New Roman"/>
          <w:sz w:val="24"/>
          <w:szCs w:val="24"/>
        </w:rPr>
        <w:t xml:space="preserve">r group of cases, even identify by status changes. </w:t>
      </w:r>
    </w:p>
    <w:p w:rsidR="0073466D" w:rsidRDefault="00C56BD9">
      <w:pPr>
        <w:jc w:val="both"/>
        <w:rPr>
          <w:rFonts w:ascii="Times New Roman" w:hAnsi="Times New Roman"/>
          <w:sz w:val="24"/>
          <w:szCs w:val="24"/>
        </w:rPr>
      </w:pPr>
      <w:r>
        <w:rPr>
          <w:rFonts w:ascii="Times New Roman" w:hAnsi="Times New Roman"/>
          <w:sz w:val="24"/>
          <w:szCs w:val="24"/>
        </w:rPr>
        <w:t>Every screen should have the following buttons:</w:t>
      </w:r>
    </w:p>
    <w:p w:rsidR="0073466D" w:rsidRDefault="00C56BD9">
      <w:pPr>
        <w:pStyle w:val="ListParagraph1"/>
        <w:numPr>
          <w:ilvl w:val="0"/>
          <w:numId w:val="34"/>
        </w:numPr>
        <w:ind w:left="0" w:firstLine="0"/>
        <w:jc w:val="both"/>
        <w:rPr>
          <w:rFonts w:ascii="Times New Roman" w:hAnsi="Times New Roman"/>
          <w:sz w:val="24"/>
          <w:szCs w:val="24"/>
        </w:rPr>
      </w:pPr>
      <w:r>
        <w:rPr>
          <w:rFonts w:ascii="Times New Roman" w:hAnsi="Times New Roman"/>
          <w:sz w:val="24"/>
          <w:szCs w:val="24"/>
        </w:rPr>
        <w:t>Complete</w:t>
      </w:r>
    </w:p>
    <w:p w:rsidR="0073466D" w:rsidRDefault="00C56BD9">
      <w:pPr>
        <w:pStyle w:val="ListParagraph1"/>
        <w:numPr>
          <w:ilvl w:val="0"/>
          <w:numId w:val="34"/>
        </w:numPr>
        <w:ind w:left="0" w:firstLine="0"/>
        <w:jc w:val="both"/>
        <w:rPr>
          <w:rFonts w:ascii="Times New Roman" w:hAnsi="Times New Roman"/>
          <w:sz w:val="24"/>
          <w:szCs w:val="24"/>
        </w:rPr>
      </w:pPr>
      <w:r>
        <w:rPr>
          <w:rFonts w:ascii="Times New Roman" w:hAnsi="Times New Roman"/>
          <w:sz w:val="24"/>
          <w:szCs w:val="24"/>
        </w:rPr>
        <w:t>Decline</w:t>
      </w:r>
    </w:p>
    <w:p w:rsidR="0073466D" w:rsidRDefault="00C56BD9">
      <w:pPr>
        <w:pStyle w:val="ListParagraph1"/>
        <w:numPr>
          <w:ilvl w:val="0"/>
          <w:numId w:val="34"/>
        </w:numPr>
        <w:ind w:left="0" w:firstLine="0"/>
        <w:jc w:val="both"/>
        <w:rPr>
          <w:rFonts w:ascii="Times New Roman" w:hAnsi="Times New Roman"/>
          <w:sz w:val="24"/>
          <w:szCs w:val="24"/>
        </w:rPr>
      </w:pPr>
      <w:r>
        <w:rPr>
          <w:rFonts w:ascii="Times New Roman" w:hAnsi="Times New Roman"/>
          <w:sz w:val="24"/>
          <w:szCs w:val="24"/>
        </w:rPr>
        <w:t>Notes</w:t>
      </w:r>
    </w:p>
    <w:p w:rsidR="0073466D" w:rsidRDefault="00C56BD9">
      <w:pPr>
        <w:pStyle w:val="ListParagraph1"/>
        <w:numPr>
          <w:ilvl w:val="0"/>
          <w:numId w:val="34"/>
        </w:numPr>
        <w:ind w:left="0" w:firstLine="0"/>
        <w:jc w:val="both"/>
        <w:rPr>
          <w:rFonts w:ascii="Times New Roman" w:hAnsi="Times New Roman"/>
          <w:sz w:val="24"/>
          <w:szCs w:val="24"/>
        </w:rPr>
      </w:pPr>
      <w:r>
        <w:rPr>
          <w:rFonts w:ascii="Times New Roman" w:hAnsi="Times New Roman"/>
          <w:sz w:val="24"/>
          <w:szCs w:val="24"/>
        </w:rPr>
        <w:t>Documents</w:t>
      </w:r>
    </w:p>
    <w:p w:rsidR="0073466D" w:rsidRDefault="00C56BD9">
      <w:pPr>
        <w:pStyle w:val="ListParagraph1"/>
        <w:numPr>
          <w:ilvl w:val="0"/>
          <w:numId w:val="34"/>
        </w:numPr>
        <w:ind w:left="0" w:firstLine="0"/>
        <w:jc w:val="both"/>
        <w:rPr>
          <w:rStyle w:val="Ttulo6Car"/>
          <w:sz w:val="24"/>
          <w:szCs w:val="24"/>
        </w:rPr>
      </w:pPr>
      <w:r>
        <w:rPr>
          <w:rFonts w:ascii="Times New Roman" w:hAnsi="Times New Roman"/>
          <w:sz w:val="24"/>
          <w:szCs w:val="24"/>
        </w:rPr>
        <w:t xml:space="preserve">Skip Step: This button can only be used by a user with admin privileges and will be used to skip any step we deem unnecessary. This should </w:t>
      </w:r>
      <w:r>
        <w:rPr>
          <w:rFonts w:ascii="Times New Roman" w:hAnsi="Times New Roman"/>
          <w:i/>
          <w:sz w:val="24"/>
          <w:szCs w:val="24"/>
        </w:rPr>
        <w:t xml:space="preserve">not </w:t>
      </w:r>
      <w:r>
        <w:rPr>
          <w:rFonts w:ascii="Times New Roman" w:hAnsi="Times New Roman"/>
          <w:sz w:val="24"/>
          <w:szCs w:val="24"/>
        </w:rPr>
        <w:t>be used by regular users.</w:t>
      </w:r>
    </w:p>
    <w:p w:rsidR="0073466D" w:rsidRDefault="0073466D">
      <w:pPr>
        <w:pStyle w:val="ListParagraph1"/>
        <w:ind w:left="0"/>
        <w:jc w:val="both"/>
        <w:rPr>
          <w:rStyle w:val="Ttulo6Car"/>
          <w:sz w:val="24"/>
          <w:szCs w:val="24"/>
        </w:rPr>
      </w:pPr>
    </w:p>
    <w:p w:rsidR="0073466D" w:rsidRDefault="0073466D">
      <w:pPr>
        <w:pStyle w:val="ListParagraph1"/>
        <w:ind w:left="0"/>
        <w:jc w:val="both"/>
        <w:rPr>
          <w:rStyle w:val="Ttulo6Car"/>
          <w:sz w:val="24"/>
          <w:szCs w:val="24"/>
        </w:rPr>
      </w:pPr>
    </w:p>
    <w:p w:rsidR="0073466D" w:rsidRDefault="00C56BD9">
      <w:pPr>
        <w:pStyle w:val="Ttulo2"/>
        <w:jc w:val="both"/>
        <w:rPr>
          <w:rFonts w:ascii="Times New Roman" w:hAnsi="Times New Roman"/>
          <w:sz w:val="24"/>
          <w:szCs w:val="24"/>
        </w:rPr>
      </w:pPr>
      <w:bookmarkStart w:id="410" w:name="_Toc27212"/>
      <w:bookmarkStart w:id="411" w:name="_Toc20724"/>
      <w:bookmarkStart w:id="412" w:name="_Toc14949"/>
      <w:bookmarkStart w:id="413" w:name="_Toc29484"/>
      <w:r>
        <w:rPr>
          <w:rFonts w:ascii="Times New Roman" w:hAnsi="Times New Roman"/>
          <w:sz w:val="24"/>
          <w:szCs w:val="24"/>
        </w:rPr>
        <w:t>2.1.2.3 Renewals Work flow</w:t>
      </w:r>
      <w:bookmarkEnd w:id="410"/>
      <w:bookmarkEnd w:id="411"/>
      <w:bookmarkEnd w:id="412"/>
      <w:bookmarkEnd w:id="413"/>
    </w:p>
    <w:p w:rsidR="0073466D" w:rsidRDefault="00C56BD9">
      <w:pPr>
        <w:jc w:val="both"/>
        <w:rPr>
          <w:ins w:id="414" w:author="D" w:date="2014-07-22T10:37:00Z"/>
          <w:rStyle w:val="Ttulo6Car"/>
          <w:b w:val="0"/>
          <w:bCs/>
          <w:sz w:val="24"/>
          <w:szCs w:val="24"/>
        </w:rPr>
      </w:pPr>
      <w:r>
        <w:rPr>
          <w:rStyle w:val="Ttulo6Car"/>
          <w:b w:val="0"/>
          <w:bCs/>
          <w:sz w:val="24"/>
          <w:szCs w:val="24"/>
        </w:rPr>
        <w:t>Merchants who has paid off their loan up to 60%</w:t>
      </w:r>
      <w:ins w:id="415" w:author="sramirez" w:date="2014-07-18T12:11:00Z">
        <w:r>
          <w:rPr>
            <w:rStyle w:val="Ttulo6Car"/>
            <w:b w:val="0"/>
            <w:bCs/>
            <w:sz w:val="24"/>
            <w:szCs w:val="24"/>
          </w:rPr>
          <w:t xml:space="preserve"> (we should</w:t>
        </w:r>
        <w:r>
          <w:rPr>
            <w:rStyle w:val="Ttulo6Car"/>
            <w:b w:val="0"/>
            <w:bCs/>
            <w:sz w:val="24"/>
            <w:szCs w:val="24"/>
          </w:rPr>
          <w:t xml:space="preserve"> be able to change this %)</w:t>
        </w:r>
      </w:ins>
      <w:r>
        <w:rPr>
          <w:rStyle w:val="Ttulo6Car"/>
          <w:b w:val="0"/>
          <w:bCs/>
          <w:sz w:val="24"/>
          <w:szCs w:val="24"/>
        </w:rPr>
        <w:t xml:space="preserve"> of their owned amount can ask for more loan. To process those merchants a complete work flow will be added to new system. This is called Renewals Work Flow. Below diagram shows steps of Renewals work flow:</w:t>
      </w:r>
    </w:p>
    <w:p w:rsidR="0073466D" w:rsidRDefault="00C56BD9">
      <w:pPr>
        <w:jc w:val="both"/>
        <w:rPr>
          <w:rStyle w:val="Ttulo6Car"/>
          <w:b w:val="0"/>
          <w:bCs/>
          <w:sz w:val="24"/>
          <w:szCs w:val="24"/>
        </w:rPr>
      </w:pPr>
      <w:ins w:id="416" w:author="D" w:date="2014-07-22T10:37:00Z">
        <w:r>
          <w:rPr>
            <w:rStyle w:val="Ttulo6Car"/>
            <w:b w:val="0"/>
            <w:bCs/>
            <w:sz w:val="24"/>
            <w:szCs w:val="24"/>
          </w:rPr>
          <w:br w:type="page"/>
        </w:r>
      </w:ins>
    </w:p>
    <w:p w:rsidR="0073466D" w:rsidRDefault="0073466D">
      <w:pPr>
        <w:pStyle w:val="Ttulo3"/>
        <w:jc w:val="both"/>
        <w:rPr>
          <w:rFonts w:ascii="Times New Roman" w:hAnsi="Times New Roman"/>
          <w:sz w:val="24"/>
          <w:szCs w:val="24"/>
        </w:rPr>
      </w:pPr>
      <w:bookmarkStart w:id="417" w:name="_Toc22835"/>
      <w:bookmarkStart w:id="418" w:name="_Toc6546"/>
      <w:bookmarkStart w:id="419" w:name="_Toc22800"/>
      <w:bookmarkStart w:id="420" w:name="_Toc10919"/>
      <w:r w:rsidRPr="0073466D">
        <w:rPr>
          <w:rFonts w:ascii="Times New Roman" w:hAnsi="Times New Roman"/>
          <w:bCs/>
          <w:color w:val="365F90"/>
          <w:sz w:val="24"/>
          <w:szCs w:val="24"/>
        </w:rPr>
        <w:pict>
          <v:group id="Group 1087" o:spid="_x0000_s1198" style="position:absolute;left:0;text-align:left;margin-left:-30.35pt;margin-top:20.15pt;width:544.65pt;height:285.05pt;z-index:251687936" coordorigin="833,2700" coordsize="10893,5702">
            <v:roundrect id="_x0000_s1071" style="position:absolute;left:6979;top:3022;width:2178;height:1210" arcsize="10923f" o:preferrelative="t" fillcolor="#4f81bd" strokecolor="#f2f2f2">
              <v:stroke miterlimit="2"/>
              <v:shadow on="t" type="perspective" color="#243f60" opacity=".5" offset="1pt" offset2="-1pt,-2pt"/>
              <v:textbox>
                <w:txbxContent>
                  <w:p w:rsidR="0073466D" w:rsidRDefault="00C56BD9">
                    <w:pPr>
                      <w:jc w:val="center"/>
                      <w:rPr>
                        <w:b/>
                        <w:color w:val="FFFFFF"/>
                        <w:sz w:val="24"/>
                        <w:szCs w:val="24"/>
                      </w:rPr>
                    </w:pPr>
                    <w:r>
                      <w:rPr>
                        <w:b/>
                        <w:color w:val="FFFFFF"/>
                        <w:sz w:val="24"/>
                        <w:szCs w:val="24"/>
                      </w:rPr>
                      <w:t>3. Document Verifi</w:t>
                    </w:r>
                    <w:r>
                      <w:rPr>
                        <w:b/>
                        <w:color w:val="FFFFFF"/>
                        <w:sz w:val="24"/>
                        <w:szCs w:val="24"/>
                      </w:rPr>
                      <w:t>cation</w:t>
                    </w:r>
                  </w:p>
                </w:txbxContent>
              </v:textbox>
            </v:roundrect>
            <v:roundrect id="_x0000_s1072" style="position:absolute;left:7630;top:4912;width:2178;height:1210" arcsize="10923f" o:preferrelative="t" fillcolor="#4f81bd" strokecolor="#f2f2f2">
              <v:stroke miterlimit="2"/>
              <v:shadow on="t" type="perspective" color="#243f60" opacity=".5" offset="1pt" offset2="-1pt,-2pt"/>
              <v:textbox>
                <w:txbxContent>
                  <w:p w:rsidR="0073466D" w:rsidRDefault="00C56BD9">
                    <w:pPr>
                      <w:jc w:val="center"/>
                      <w:rPr>
                        <w:b/>
                        <w:color w:val="FFFFFF"/>
                        <w:sz w:val="24"/>
                        <w:szCs w:val="24"/>
                      </w:rPr>
                    </w:pPr>
                    <w:r>
                      <w:rPr>
                        <w:b/>
                        <w:color w:val="FFFFFF"/>
                        <w:sz w:val="24"/>
                        <w:szCs w:val="24"/>
                      </w:rPr>
                      <w:t>4. Offer Creation and Acceptance</w:t>
                    </w:r>
                  </w:p>
                </w:txbxContent>
              </v:textbox>
            </v:roundrect>
            <v:roundrect id="_x0000_s1073" style="position:absolute;left:4966;top:4912;width:2178;height:1210" arcsize="10923f" o:preferrelative="t" fillcolor="#4f81bd" strokecolor="#f2f2f2">
              <v:stroke miterlimit="2"/>
              <v:shadow on="t" type="perspective" color="#243f60" opacity=".5" offset="1pt" offset2="-1pt,-2pt"/>
              <v:textbox>
                <w:txbxContent>
                  <w:p w:rsidR="0073466D" w:rsidRDefault="00C56BD9">
                    <w:pPr>
                      <w:spacing w:line="240" w:lineRule="auto"/>
                      <w:jc w:val="center"/>
                      <w:rPr>
                        <w:b/>
                        <w:color w:val="FFFFFF"/>
                        <w:sz w:val="24"/>
                        <w:szCs w:val="24"/>
                      </w:rPr>
                    </w:pPr>
                    <w:r>
                      <w:rPr>
                        <w:b/>
                        <w:color w:val="FFFFFF"/>
                        <w:sz w:val="24"/>
                        <w:szCs w:val="24"/>
                      </w:rPr>
                      <w:t>5. Renewal Review</w:t>
                    </w:r>
                  </w:p>
                </w:txbxContent>
              </v:textbox>
            </v:roundrect>
            <v:roundrect id="_x0000_s1074" style="position:absolute;left:2313;top:4912;width:2178;height:1210" arcsize="10923f" o:preferrelative="t" fillcolor="#4f81bd" strokecolor="#f2f2f2">
              <v:stroke miterlimit="2"/>
              <v:shadow on="t" type="perspective" color="#243f60" opacity=".5" offset="1pt" offset2="-1pt,-2pt"/>
              <v:textbox>
                <w:txbxContent>
                  <w:p w:rsidR="0073466D" w:rsidRDefault="00C56BD9">
                    <w:pPr>
                      <w:spacing w:line="240" w:lineRule="auto"/>
                      <w:jc w:val="center"/>
                      <w:rPr>
                        <w:b/>
                        <w:color w:val="FFFFFF"/>
                        <w:sz w:val="24"/>
                        <w:szCs w:val="24"/>
                      </w:rPr>
                    </w:pPr>
                    <w:r>
                      <w:rPr>
                        <w:b/>
                        <w:color w:val="FFFFFF"/>
                        <w:sz w:val="24"/>
                        <w:szCs w:val="24"/>
                      </w:rPr>
                      <w:t>6. Contract</w:t>
                    </w:r>
                  </w:p>
                </w:txbxContent>
              </v:textbox>
            </v:roundrect>
            <v:roundrect id="_x0000_s1075" style="position:absolute;left:2788;top:6885;width:2178;height:1210" arcsize="10923f" o:preferrelative="t" fillcolor="#4f81bd" strokecolor="#f2f2f2">
              <v:stroke miterlimit="2"/>
              <v:shadow on="t" type="perspective" color="#243f60" opacity=".5" offset="1pt" offset2="-1pt,-2pt"/>
              <v:textbox>
                <w:txbxContent>
                  <w:p w:rsidR="0073466D" w:rsidRDefault="00C56BD9">
                    <w:pPr>
                      <w:spacing w:line="240" w:lineRule="auto"/>
                      <w:jc w:val="center"/>
                      <w:rPr>
                        <w:b/>
                        <w:color w:val="FFFFFF"/>
                        <w:sz w:val="24"/>
                        <w:szCs w:val="24"/>
                      </w:rPr>
                    </w:pPr>
                    <w:r>
                      <w:rPr>
                        <w:b/>
                        <w:color w:val="FFFFFF"/>
                        <w:sz w:val="24"/>
                        <w:szCs w:val="24"/>
                      </w:rPr>
                      <w:t>7. Funding</w:t>
                    </w:r>
                  </w:p>
                </w:txbxContent>
              </v:textbox>
            </v:roundrect>
            <v:roundrect id="_x0000_s1076" style="position:absolute;left:5444;top:6885;width:2178;height:1210" arcsize="10923f" o:preferrelative="t" fillcolor="#4f81bd" strokecolor="#f2f2f2">
              <v:stroke miterlimit="2"/>
              <v:shadow on="t" type="perspective" color="#243f60" opacity=".5" offset="1pt" offset2="-1pt,-2pt"/>
              <v:textbox>
                <w:txbxContent>
                  <w:p w:rsidR="0073466D" w:rsidRDefault="00C56BD9">
                    <w:pPr>
                      <w:spacing w:line="240" w:lineRule="auto"/>
                      <w:jc w:val="center"/>
                      <w:rPr>
                        <w:b/>
                        <w:color w:val="FFFFFF"/>
                        <w:sz w:val="24"/>
                        <w:szCs w:val="24"/>
                      </w:rPr>
                    </w:pPr>
                    <w:r>
                      <w:rPr>
                        <w:b/>
                        <w:color w:val="FFFFFF"/>
                        <w:sz w:val="24"/>
                        <w:szCs w:val="24"/>
                      </w:rPr>
                      <w:t>8. Final Validation</w:t>
                    </w:r>
                  </w:p>
                </w:txbxContent>
              </v:textbox>
            </v:roundrect>
            <v:shape id="_x0000_s1077" type="#_x0000_t32" style="position:absolute;left:7236;top:5477;width:402;height:1;flip:x" o:preferrelative="t" filled="t" strokecolor="#c0504d">
              <v:stroke endarrow="block" miterlimit="2"/>
            </v:shape>
            <v:shape id="_x0000_s1078" type="#_x0000_t32" style="position:absolute;left:4988;top:7552;width:375;height:1" o:preferrelative="t" filled="t" strokecolor="#c0504d">
              <v:stroke endarrow="block" miterlimit="2"/>
            </v:shape>
            <v:shape id="_x0000_s1079" type="#_x0000_t32" style="position:absolute;left:4572;top:5465;width:402;height:1;flip:x" o:preferrelative="t" filled="t" strokecolor="#c0504d">
              <v:stroke endarrow="block" miterlimit="2"/>
            </v:shape>
            <v:shape id="_x0000_s1080" type="#_x0000_t32" style="position:absolute;left:8446;top:4282;width:1;height:521" o:preferrelative="t" filled="t" strokecolor="#c0504d">
              <v:stroke endarrow="block" miterlimit="2"/>
            </v:shape>
            <v:shape id="_x0000_s1081" type="#_x0000_t32" style="position:absolute;left:3497;top:6180;width:1;height:521" o:preferrelative="t" filled="t" strokecolor="#c0504d">
              <v:stroke endarrow="block" miterlimit="2"/>
            </v:shape>
            <v:shape id="_x0000_s1082" type="#_x0000_t202" style="position:absolute;left:6669;top:4585;width:953;height:441"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Review</w:t>
                    </w:r>
                  </w:p>
                </w:txbxContent>
              </v:textbox>
            </v:shape>
            <v:shape id="_x0000_s1083" type="#_x0000_t202" style="position:absolute;left:1392;top:4585;width:1853;height:441"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Renewal Approval</w:t>
                    </w:r>
                  </w:p>
                </w:txbxContent>
              </v:textbox>
            </v:shape>
            <v:shape id="_x0000_s1084" type="#_x0000_t202" style="position:absolute;left:1000;top:5869;width:2088;height:441"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Contracts being signed</w:t>
                    </w:r>
                  </w:p>
                </w:txbxContent>
              </v:textbox>
            </v:shape>
            <v:shape id="_x0000_s1085" type="#_x0000_t202" style="position:absolute;left:3630;top:7961;width:942;height:441"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Funded</w:t>
                    </w:r>
                  </w:p>
                </w:txbxContent>
              </v:textbox>
            </v:shape>
            <v:shape id="_x0000_s1086" type="#_x0000_t202" style="position:absolute;left:8090;top:7060;width:3636;height:902" o:preferrelative="t" fillcolor="#c0504d" strokecolor="#f2f2f2">
              <v:stroke miterlimit="2"/>
              <v:shadow on="t" type="perspective" color="#622423" opacity=".5" offset="1pt" offset2="-1pt,-2pt"/>
              <v:textbox>
                <w:txbxContent>
                  <w:p w:rsidR="0073466D" w:rsidRDefault="00C56BD9">
                    <w:pPr>
                      <w:jc w:val="center"/>
                      <w:rPr>
                        <w:b/>
                        <w:color w:val="FFFFFF"/>
                      </w:rPr>
                    </w:pPr>
                    <w:r>
                      <w:rPr>
                        <w:b/>
                        <w:color w:val="FFFFFF"/>
                      </w:rPr>
                      <w:t>Note: The red squares signify a change in status for the contract.</w:t>
                    </w:r>
                  </w:p>
                </w:txbxContent>
              </v:textbox>
            </v:shape>
            <v:roundrect id="_x0000_s1087" style="position:absolute;left:1673;top:3062;width:2178;height:1210" arcsize="10923f" o:preferrelative="t" fillcolor="#4f81bd" strokecolor="#f2f2f2">
              <v:stroke miterlimit="2"/>
              <v:shadow on="t" type="perspective" color="#243f60" opacity=".5" offset="1pt" offset2="-1pt,-2pt"/>
              <v:textbox>
                <w:txbxContent>
                  <w:p w:rsidR="0073466D" w:rsidRDefault="00C56BD9">
                    <w:pPr>
                      <w:jc w:val="center"/>
                      <w:rPr>
                        <w:b/>
                        <w:color w:val="FFFFFF"/>
                      </w:rPr>
                    </w:pPr>
                    <w:r>
                      <w:rPr>
                        <w:b/>
                        <w:color w:val="FFFFFF"/>
                        <w:sz w:val="20"/>
                        <w:szCs w:val="20"/>
                      </w:rPr>
                      <w:t>1. List of Merchants that qualify for</w:t>
                    </w:r>
                    <w:r>
                      <w:rPr>
                        <w:b/>
                        <w:color w:val="FFFFFF"/>
                      </w:rPr>
                      <w:t xml:space="preserve"> Renewal</w:t>
                    </w:r>
                  </w:p>
                </w:txbxContent>
              </v:textbox>
            </v:roundrect>
            <v:roundrect id="_x0000_s1088" style="position:absolute;left:4310;top:3050;width:2178;height:1210" arcsize="10923f" o:preferrelative="t" fillcolor="#4f81bd" strokecolor="#f2f2f2">
              <v:stroke miterlimit="2"/>
              <v:shadow on="t" type="perspective" color="#243f60" opacity=".5" offset="1pt" offset2="-1pt,-2pt"/>
              <v:textbox>
                <w:txbxContent>
                  <w:p w:rsidR="0073466D" w:rsidRDefault="00C56BD9">
                    <w:pPr>
                      <w:jc w:val="center"/>
                      <w:rPr>
                        <w:b/>
                        <w:color w:val="FFFFFF"/>
                        <w:sz w:val="24"/>
                        <w:szCs w:val="24"/>
                      </w:rPr>
                    </w:pPr>
                    <w:r>
                      <w:rPr>
                        <w:b/>
                        <w:color w:val="FFFFFF"/>
                        <w:sz w:val="24"/>
                        <w:szCs w:val="24"/>
                      </w:rPr>
                      <w:t>2. Renewal Evaluation</w:t>
                    </w:r>
                  </w:p>
                </w:txbxContent>
              </v:textbox>
            </v:roundrect>
            <v:shape id="_x0000_s1089" type="#_x0000_t32" style="position:absolute;left:3887;top:3656;width:375;height:1" o:preferrelative="t" filled="t" strokecolor="#c0504d">
              <v:stroke endarrow="block" miterlimit="2"/>
            </v:shape>
            <v:shape id="_x0000_s1090" type="#_x0000_t32" style="position:absolute;left:6535;top:3656;width:375;height:1" o:preferrelative="t" filled="t" strokecolor="#c0504d">
              <v:stroke endarrow="block" miterlimit="2"/>
            </v:shape>
            <v:shape id="_x0000_s1091" type="#_x0000_t202" style="position:absolute;left:833;top:2700;width:2088;height:441"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Applies for Renewal</w:t>
                    </w:r>
                  </w:p>
                </w:txbxContent>
              </v:textbox>
            </v:shape>
            <v:shape id="_x0000_s1092" type="#_x0000_t202" style="position:absolute;left:4141;top:2700;width:1660;height:441" o:preferrelative="t" fillcolor="#c0504d" strokecolor="#f2f2f2">
              <v:stroke miterlimit="2"/>
              <v:shadow on="t" type="perspective" color="#622423" opacity=".5" offset="1pt" offset2="-1pt,-2pt"/>
              <v:textbox>
                <w:txbxContent>
                  <w:p w:rsidR="0073466D" w:rsidRDefault="00C56BD9">
                    <w:pPr>
                      <w:jc w:val="center"/>
                      <w:rPr>
                        <w:b/>
                        <w:color w:val="FFFFFF"/>
                        <w:sz w:val="18"/>
                        <w:szCs w:val="18"/>
                      </w:rPr>
                    </w:pPr>
                    <w:r>
                      <w:rPr>
                        <w:b/>
                        <w:color w:val="FFFFFF"/>
                        <w:sz w:val="18"/>
                        <w:szCs w:val="18"/>
                      </w:rPr>
                      <w:t>Renewal Process</w:t>
                    </w:r>
                  </w:p>
                </w:txbxContent>
              </v:textbox>
            </v:shape>
          </v:group>
        </w:pict>
      </w:r>
      <w:r w:rsidR="00C56BD9">
        <w:rPr>
          <w:rStyle w:val="Ttulo6Car"/>
          <w:b/>
          <w:bCs/>
          <w:sz w:val="24"/>
          <w:szCs w:val="24"/>
        </w:rPr>
        <w:br w:type="page"/>
      </w:r>
      <w:r w:rsidR="00C56BD9">
        <w:rPr>
          <w:rFonts w:ascii="Times New Roman" w:hAnsi="Times New Roman"/>
          <w:sz w:val="24"/>
          <w:szCs w:val="24"/>
        </w:rPr>
        <w:lastRenderedPageBreak/>
        <w:t>2.1.2.3.1  List of Merchants that Qualify for Renewal</w:t>
      </w:r>
      <w:bookmarkEnd w:id="417"/>
      <w:bookmarkEnd w:id="418"/>
      <w:bookmarkEnd w:id="419"/>
      <w:bookmarkEnd w:id="420"/>
    </w:p>
    <w:p w:rsidR="0073466D" w:rsidRDefault="00C56BD9">
      <w:pPr>
        <w:jc w:val="both"/>
        <w:rPr>
          <w:rStyle w:val="Ttulo6Car"/>
          <w:b w:val="0"/>
          <w:bCs/>
          <w:sz w:val="24"/>
          <w:szCs w:val="24"/>
        </w:rPr>
      </w:pPr>
      <w:r>
        <w:rPr>
          <w:rStyle w:val="Ttulo6Car"/>
          <w:b w:val="0"/>
          <w:bCs/>
          <w:sz w:val="24"/>
          <w:szCs w:val="24"/>
        </w:rPr>
        <w:t>This is the first step of the Renewal work flow. It should show a list of all the</w:t>
      </w:r>
      <w:r>
        <w:rPr>
          <w:rStyle w:val="Ttulo6Car"/>
          <w:b w:val="0"/>
          <w:bCs/>
          <w:sz w:val="24"/>
          <w:szCs w:val="24"/>
        </w:rPr>
        <w:t xml:space="preserve"> Merchants that qualify to be renewed. The requirement for an active contract to be renewed is that the contract has at least a 60% of the owed amount paid.</w:t>
      </w:r>
    </w:p>
    <w:p w:rsidR="0073466D" w:rsidRDefault="00C56BD9">
      <w:pPr>
        <w:jc w:val="both"/>
        <w:rPr>
          <w:rStyle w:val="Ttulo6Car"/>
          <w:b w:val="0"/>
          <w:bCs/>
          <w:sz w:val="24"/>
          <w:szCs w:val="24"/>
        </w:rPr>
      </w:pPr>
      <w:r>
        <w:rPr>
          <w:rStyle w:val="Ttulo6Car"/>
          <w:b w:val="0"/>
          <w:bCs/>
          <w:sz w:val="24"/>
          <w:szCs w:val="24"/>
        </w:rPr>
        <w:t>So, the list should show all the Merchants with 60% paid and it should give us the option to mark a</w:t>
      </w:r>
      <w:r>
        <w:rPr>
          <w:rStyle w:val="Ttulo6Car"/>
          <w:b w:val="0"/>
          <w:bCs/>
          <w:sz w:val="24"/>
          <w:szCs w:val="24"/>
        </w:rPr>
        <w:t>ny of these Merchants as pending to be reevaluated at a later time. If we select this, it should ask us when (what exact date) we want it to start showing up in the list again or after what number of days or after a certain amount has been paid. For exampl</w:t>
      </w:r>
      <w:r>
        <w:rPr>
          <w:rStyle w:val="Ttulo6Car"/>
          <w:b w:val="0"/>
          <w:bCs/>
          <w:sz w:val="24"/>
          <w:szCs w:val="24"/>
        </w:rPr>
        <w:t xml:space="preserve">e, let’s say Merchant A has already paid 60% of his contract, so he shows up in the list. But when we see it in the list, we decide we don’t want to reevaluate Merchant A right now so we mark it as pending for reevaluation and the system shows us a pop up </w:t>
      </w:r>
      <w:r>
        <w:rPr>
          <w:rStyle w:val="Ttulo6Car"/>
          <w:b w:val="0"/>
          <w:bCs/>
          <w:sz w:val="24"/>
          <w:szCs w:val="24"/>
        </w:rPr>
        <w:t>asking us if we want it to show up in the list after a certain date, number of days, or after the contract has a higher percentage paid.</w:t>
      </w:r>
    </w:p>
    <w:p w:rsidR="0073466D" w:rsidRDefault="00C56BD9">
      <w:pPr>
        <w:jc w:val="both"/>
        <w:rPr>
          <w:rStyle w:val="Ttulo6Car"/>
          <w:b w:val="0"/>
          <w:bCs/>
          <w:sz w:val="24"/>
          <w:szCs w:val="24"/>
        </w:rPr>
      </w:pPr>
      <w:r>
        <w:rPr>
          <w:rStyle w:val="Ttulo6Car"/>
          <w:b w:val="0"/>
          <w:bCs/>
          <w:sz w:val="24"/>
          <w:szCs w:val="24"/>
        </w:rPr>
        <w:t>If we want to evaluate it now, then we select the Merchant and kick off the process. At this point the status should be</w:t>
      </w:r>
      <w:r>
        <w:rPr>
          <w:rStyle w:val="Ttulo6Car"/>
          <w:b w:val="0"/>
          <w:bCs/>
          <w:sz w:val="24"/>
          <w:szCs w:val="24"/>
        </w:rPr>
        <w:t xml:space="preserve"> “Applies for Renewal”.</w:t>
      </w:r>
    </w:p>
    <w:p w:rsidR="0073466D" w:rsidRDefault="00C56BD9">
      <w:pPr>
        <w:jc w:val="both"/>
        <w:rPr>
          <w:rStyle w:val="Ttulo6Car"/>
          <w:sz w:val="24"/>
          <w:szCs w:val="24"/>
        </w:rPr>
      </w:pPr>
      <w:r>
        <w:rPr>
          <w:rStyle w:val="Ttulo6Car"/>
          <w:sz w:val="24"/>
          <w:szCs w:val="24"/>
        </w:rPr>
        <w:t xml:space="preserve">*Note: </w:t>
      </w:r>
    </w:p>
    <w:p w:rsidR="0073466D" w:rsidRDefault="00C56BD9">
      <w:pPr>
        <w:numPr>
          <w:ilvl w:val="0"/>
          <w:numId w:val="35"/>
        </w:numPr>
        <w:ind w:left="0" w:firstLine="720"/>
        <w:jc w:val="both"/>
        <w:rPr>
          <w:rStyle w:val="Ttulo6Car"/>
          <w:b w:val="0"/>
          <w:bCs/>
          <w:sz w:val="24"/>
          <w:szCs w:val="24"/>
        </w:rPr>
      </w:pPr>
      <w:r>
        <w:rPr>
          <w:rStyle w:val="Ttulo6Car"/>
          <w:b w:val="0"/>
          <w:bCs/>
          <w:sz w:val="24"/>
          <w:szCs w:val="24"/>
        </w:rPr>
        <w:t>New contract will be created.</w:t>
      </w:r>
    </w:p>
    <w:p w:rsidR="0073466D" w:rsidRDefault="00C56BD9">
      <w:pPr>
        <w:numPr>
          <w:ilvl w:val="0"/>
          <w:numId w:val="35"/>
        </w:numPr>
        <w:ind w:left="0" w:firstLine="720"/>
        <w:jc w:val="both"/>
        <w:rPr>
          <w:rStyle w:val="Ttulo6Car"/>
          <w:b w:val="0"/>
          <w:bCs/>
          <w:sz w:val="24"/>
          <w:szCs w:val="24"/>
        </w:rPr>
      </w:pPr>
      <w:r>
        <w:rPr>
          <w:rStyle w:val="Ttulo6Car"/>
          <w:b w:val="0"/>
          <w:bCs/>
          <w:sz w:val="24"/>
          <w:szCs w:val="24"/>
        </w:rPr>
        <w:t>Status of new contracts will be "In Renewal Process".</w:t>
      </w:r>
    </w:p>
    <w:p w:rsidR="0073466D" w:rsidRDefault="00C56BD9">
      <w:pPr>
        <w:numPr>
          <w:ilvl w:val="0"/>
          <w:numId w:val="35"/>
        </w:numPr>
        <w:ind w:left="0" w:firstLine="720"/>
        <w:jc w:val="both"/>
        <w:rPr>
          <w:rStyle w:val="Ttulo6Car"/>
          <w:b w:val="0"/>
          <w:bCs/>
          <w:sz w:val="24"/>
          <w:szCs w:val="24"/>
        </w:rPr>
      </w:pPr>
      <w:r>
        <w:rPr>
          <w:rStyle w:val="Ttulo6Car"/>
          <w:sz w:val="24"/>
          <w:szCs w:val="24"/>
        </w:rPr>
        <w:t>Merchant status</w:t>
      </w:r>
      <w:r>
        <w:rPr>
          <w:rStyle w:val="Ttulo6Car"/>
          <w:b w:val="0"/>
          <w:bCs/>
          <w:sz w:val="24"/>
          <w:szCs w:val="24"/>
        </w:rPr>
        <w:t>, it will be tied to the Active contract. If the active Contract is being paid well within the agreed time, it will be "Merch</w:t>
      </w:r>
      <w:r>
        <w:rPr>
          <w:rStyle w:val="Ttulo6Car"/>
          <w:b w:val="0"/>
          <w:bCs/>
          <w:sz w:val="24"/>
          <w:szCs w:val="24"/>
        </w:rPr>
        <w:t>ant paying below time". If the Contract is being paid around the time agreed then it will be "Merchant paying on time". If the Contract is being paid well above the time agreed then it will be "Merchant paying above time". If it has no active contract then</w:t>
      </w:r>
      <w:r>
        <w:rPr>
          <w:rStyle w:val="Ttulo6Car"/>
          <w:b w:val="0"/>
          <w:bCs/>
          <w:sz w:val="24"/>
          <w:szCs w:val="24"/>
        </w:rPr>
        <w:t xml:space="preserve"> the Merchant status will simply be "Inactive". So, in the Renewal process the Merchant status will be decided by the active contract. If the Merchant is in collection it will be inactive, but if the Merchant has not been paying for the last week then it s</w:t>
      </w:r>
      <w:r>
        <w:rPr>
          <w:rStyle w:val="Ttulo6Car"/>
          <w:b w:val="0"/>
          <w:bCs/>
          <w:sz w:val="24"/>
          <w:szCs w:val="24"/>
        </w:rPr>
        <w:t>hould change the status to "Active Investigation".</w:t>
      </w:r>
    </w:p>
    <w:p w:rsidR="0073466D" w:rsidRDefault="0073466D">
      <w:pPr>
        <w:tabs>
          <w:tab w:val="left" w:pos="3703"/>
        </w:tabs>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421" w:name="_Toc10280"/>
      <w:bookmarkStart w:id="422" w:name="_Toc30455"/>
      <w:bookmarkStart w:id="423" w:name="_Toc608"/>
      <w:bookmarkStart w:id="424" w:name="_Toc866"/>
      <w:r>
        <w:rPr>
          <w:rFonts w:ascii="Times New Roman" w:hAnsi="Times New Roman"/>
          <w:sz w:val="24"/>
          <w:szCs w:val="24"/>
        </w:rPr>
        <w:t>2.1.2.3.2 Merchant Evaluation</w:t>
      </w:r>
      <w:bookmarkEnd w:id="421"/>
      <w:bookmarkEnd w:id="422"/>
      <w:bookmarkEnd w:id="423"/>
      <w:bookmarkEnd w:id="424"/>
    </w:p>
    <w:p w:rsidR="0073466D" w:rsidRDefault="00C56BD9">
      <w:pPr>
        <w:jc w:val="both"/>
        <w:rPr>
          <w:rStyle w:val="Ttulo6Car"/>
          <w:b w:val="0"/>
          <w:bCs/>
          <w:sz w:val="24"/>
          <w:szCs w:val="24"/>
        </w:rPr>
      </w:pPr>
      <w:r>
        <w:rPr>
          <w:rStyle w:val="Ttulo6Car"/>
          <w:b w:val="0"/>
          <w:bCs/>
          <w:sz w:val="24"/>
          <w:szCs w:val="24"/>
        </w:rPr>
        <w:t>Here our officer will generate the score for the Merchant, take a look at the Datacrédito and the Credit Card volumes, and then decide whether to go to the Offer Creation tas</w:t>
      </w:r>
      <w:r>
        <w:rPr>
          <w:rStyle w:val="Ttulo6Car"/>
          <w:b w:val="0"/>
          <w:bCs/>
          <w:sz w:val="24"/>
          <w:szCs w:val="24"/>
        </w:rPr>
        <w:t xml:space="preserve">k or decline the Renewal. </w:t>
      </w:r>
    </w:p>
    <w:p w:rsidR="0073466D" w:rsidRDefault="00C56BD9">
      <w:pPr>
        <w:jc w:val="both"/>
        <w:rPr>
          <w:rStyle w:val="Ttulo6Car"/>
          <w:b w:val="0"/>
          <w:bCs/>
          <w:sz w:val="24"/>
          <w:szCs w:val="24"/>
        </w:rPr>
      </w:pPr>
      <w:r>
        <w:rPr>
          <w:rStyle w:val="Ttulo6Car"/>
          <w:b w:val="0"/>
          <w:bCs/>
          <w:sz w:val="24"/>
          <w:szCs w:val="24"/>
        </w:rPr>
        <w:t xml:space="preserve">Every Datacrédito report we pull should be saved as a Document in the Merchant. And we should have a list of every Datacrédito report we have ever pulled for the Merchant and be able to access them at any time. </w:t>
      </w:r>
    </w:p>
    <w:p w:rsidR="0073466D" w:rsidRDefault="00C56BD9">
      <w:pPr>
        <w:jc w:val="both"/>
        <w:rPr>
          <w:rStyle w:val="Ttulo6Car"/>
          <w:b w:val="0"/>
          <w:bCs/>
          <w:sz w:val="24"/>
          <w:szCs w:val="24"/>
        </w:rPr>
      </w:pPr>
      <w:r>
        <w:rPr>
          <w:rStyle w:val="Ttulo6Car"/>
          <w:b w:val="0"/>
          <w:bCs/>
          <w:sz w:val="24"/>
          <w:szCs w:val="24"/>
        </w:rPr>
        <w:t>If the renewal is</w:t>
      </w:r>
      <w:r>
        <w:rPr>
          <w:rStyle w:val="Ttulo6Car"/>
          <w:b w:val="0"/>
          <w:bCs/>
          <w:sz w:val="24"/>
          <w:szCs w:val="24"/>
        </w:rPr>
        <w:t xml:space="preserve"> not declined, it should change the status to “Renewal Process”.</w:t>
      </w:r>
    </w:p>
    <w:p w:rsidR="0073466D" w:rsidRDefault="00C56BD9">
      <w:pPr>
        <w:jc w:val="both"/>
        <w:rPr>
          <w:rStyle w:val="Ttulo6Car"/>
          <w:sz w:val="24"/>
          <w:szCs w:val="24"/>
        </w:rPr>
      </w:pPr>
      <w:r>
        <w:rPr>
          <w:rStyle w:val="Ttulo6Car"/>
          <w:sz w:val="24"/>
          <w:szCs w:val="24"/>
        </w:rPr>
        <w:lastRenderedPageBreak/>
        <w:t xml:space="preserve">*Note: </w:t>
      </w:r>
    </w:p>
    <w:p w:rsidR="0073466D" w:rsidRDefault="00C56BD9">
      <w:pPr>
        <w:numPr>
          <w:ilvl w:val="0"/>
          <w:numId w:val="34"/>
        </w:numPr>
        <w:jc w:val="both"/>
        <w:rPr>
          <w:rStyle w:val="Ttulo6Car"/>
          <w:sz w:val="24"/>
          <w:szCs w:val="24"/>
        </w:rPr>
      </w:pPr>
      <w:r>
        <w:rPr>
          <w:rStyle w:val="Ttulo6Car"/>
          <w:b w:val="0"/>
          <w:bCs/>
          <w:sz w:val="24"/>
          <w:szCs w:val="24"/>
        </w:rPr>
        <w:t>Evaluating officer will trigger credit report pull.</w:t>
      </w:r>
    </w:p>
    <w:p w:rsidR="0073466D" w:rsidRDefault="00C56BD9">
      <w:pPr>
        <w:numPr>
          <w:ilvl w:val="0"/>
          <w:numId w:val="34"/>
        </w:numPr>
        <w:jc w:val="both"/>
        <w:rPr>
          <w:ins w:id="425" w:author="sramirez" w:date="2014-07-18T12:14:00Z"/>
          <w:rStyle w:val="Ttulo6Car"/>
          <w:sz w:val="24"/>
          <w:szCs w:val="24"/>
        </w:rPr>
      </w:pPr>
      <w:r>
        <w:rPr>
          <w:rStyle w:val="Ttulo6Car"/>
          <w:b w:val="0"/>
          <w:bCs/>
          <w:sz w:val="24"/>
          <w:szCs w:val="24"/>
        </w:rPr>
        <w:t>New contract will be created before merchant evaluation starts.</w:t>
      </w:r>
    </w:p>
    <w:p w:rsidR="0073466D" w:rsidRDefault="0073466D" w:rsidP="0073466D">
      <w:pPr>
        <w:ind w:hanging="360"/>
        <w:jc w:val="both"/>
        <w:rPr>
          <w:del w:id="426" w:author="sramirez" w:date="2014-07-18T12:43:00Z"/>
          <w:rStyle w:val="Ttulo6Car"/>
          <w:b w:val="0"/>
          <w:sz w:val="24"/>
          <w:szCs w:val="24"/>
        </w:rPr>
        <w:pPrChange w:id="427" w:author="sramirez" w:date="2014-07-18T12:43:00Z">
          <w:pPr>
            <w:numPr>
              <w:numId w:val="34"/>
            </w:numPr>
            <w:ind w:left="720" w:hanging="360"/>
            <w:jc w:val="both"/>
          </w:pPr>
        </w:pPrChange>
      </w:pPr>
    </w:p>
    <w:p w:rsidR="0073466D" w:rsidRDefault="0073466D">
      <w:pPr>
        <w:pStyle w:val="Ttulo3"/>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428" w:name="_Toc24194"/>
      <w:bookmarkStart w:id="429" w:name="_Toc15230"/>
      <w:bookmarkStart w:id="430" w:name="_Toc17323"/>
      <w:bookmarkStart w:id="431" w:name="_Toc25244"/>
      <w:r>
        <w:rPr>
          <w:rFonts w:ascii="Times New Roman" w:hAnsi="Times New Roman"/>
          <w:sz w:val="24"/>
          <w:szCs w:val="24"/>
        </w:rPr>
        <w:t>2.1.2.3.3 Document Verification</w:t>
      </w:r>
      <w:bookmarkEnd w:id="428"/>
      <w:bookmarkEnd w:id="429"/>
      <w:bookmarkEnd w:id="430"/>
      <w:bookmarkEnd w:id="431"/>
    </w:p>
    <w:p w:rsidR="0073466D" w:rsidRDefault="00C56BD9">
      <w:pPr>
        <w:jc w:val="both"/>
        <w:rPr>
          <w:rStyle w:val="Ttulo6Car"/>
          <w:b w:val="0"/>
          <w:bCs/>
          <w:sz w:val="24"/>
          <w:szCs w:val="24"/>
        </w:rPr>
      </w:pPr>
      <w:r>
        <w:rPr>
          <w:rStyle w:val="Ttulo6Car"/>
          <w:b w:val="0"/>
          <w:bCs/>
          <w:sz w:val="24"/>
          <w:szCs w:val="24"/>
        </w:rPr>
        <w:t xml:space="preserve">This step will be like a regular </w:t>
      </w:r>
      <w:r>
        <w:rPr>
          <w:rStyle w:val="Ttulo6Car"/>
          <w:b w:val="0"/>
          <w:bCs/>
          <w:sz w:val="24"/>
          <w:szCs w:val="24"/>
        </w:rPr>
        <w:t xml:space="preserve">Document Scanning screen, but it will be called Document Verification. It will work exactly like a doc scan screen, but with no required uploads. The officer will use this screen to verify that the required documents are all up to date so that he knows if </w:t>
      </w:r>
      <w:r>
        <w:rPr>
          <w:rStyle w:val="Ttulo6Car"/>
          <w:b w:val="0"/>
          <w:bCs/>
          <w:sz w:val="24"/>
          <w:szCs w:val="24"/>
        </w:rPr>
        <w:t>he needs to ask the client for an updated document.</w:t>
      </w:r>
    </w:p>
    <w:p w:rsidR="0073466D" w:rsidRDefault="00C56BD9">
      <w:pPr>
        <w:jc w:val="both"/>
        <w:rPr>
          <w:rStyle w:val="Ttulo6Car"/>
          <w:b w:val="0"/>
          <w:bCs/>
          <w:sz w:val="24"/>
          <w:szCs w:val="24"/>
        </w:rPr>
      </w:pPr>
      <w:r>
        <w:rPr>
          <w:rStyle w:val="Ttulo6Car"/>
          <w:sz w:val="24"/>
          <w:szCs w:val="24"/>
        </w:rPr>
        <w:t xml:space="preserve">*Note: </w:t>
      </w:r>
    </w:p>
    <w:p w:rsidR="0073466D" w:rsidRDefault="00C56BD9">
      <w:pPr>
        <w:numPr>
          <w:ilvl w:val="0"/>
          <w:numId w:val="36"/>
        </w:numPr>
        <w:ind w:left="0" w:firstLine="840"/>
        <w:jc w:val="both"/>
        <w:rPr>
          <w:rStyle w:val="Ttulo6Car"/>
          <w:b w:val="0"/>
          <w:bCs/>
          <w:sz w:val="24"/>
          <w:szCs w:val="24"/>
        </w:rPr>
      </w:pPr>
      <w:r>
        <w:rPr>
          <w:rStyle w:val="Ttulo6Car"/>
          <w:b w:val="0"/>
          <w:bCs/>
          <w:sz w:val="24"/>
          <w:szCs w:val="24"/>
        </w:rPr>
        <w:t>Renewals officer will decide if existing documents can be used or new documents are required.</w:t>
      </w:r>
    </w:p>
    <w:p w:rsidR="0073466D" w:rsidRDefault="0073466D">
      <w:pPr>
        <w:pStyle w:val="DefaultStyle"/>
        <w:jc w:val="both"/>
        <w:rPr>
          <w:rFonts w:ascii="Times New Roman" w:hAnsi="Times New Roman" w:cs="Times New Roman"/>
          <w:sz w:val="24"/>
          <w:szCs w:val="24"/>
        </w:rPr>
      </w:pPr>
    </w:p>
    <w:p w:rsidR="0073466D" w:rsidRDefault="00C56BD9">
      <w:pPr>
        <w:pStyle w:val="Ttulo3"/>
        <w:jc w:val="both"/>
        <w:rPr>
          <w:rFonts w:ascii="Times New Roman" w:hAnsi="Times New Roman"/>
          <w:sz w:val="24"/>
          <w:szCs w:val="24"/>
        </w:rPr>
      </w:pPr>
      <w:bookmarkStart w:id="432" w:name="_Toc12090"/>
      <w:bookmarkStart w:id="433" w:name="_Toc4213"/>
      <w:bookmarkStart w:id="434" w:name="_Toc8327"/>
      <w:bookmarkStart w:id="435" w:name="_Toc12704"/>
      <w:r>
        <w:rPr>
          <w:rFonts w:ascii="Times New Roman" w:hAnsi="Times New Roman"/>
          <w:sz w:val="24"/>
          <w:szCs w:val="24"/>
        </w:rPr>
        <w:t>2.1.2.3.4 Offer Creation and Acceptance</w:t>
      </w:r>
      <w:bookmarkEnd w:id="432"/>
      <w:bookmarkEnd w:id="433"/>
      <w:bookmarkEnd w:id="434"/>
      <w:bookmarkEnd w:id="435"/>
    </w:p>
    <w:p w:rsidR="0073466D" w:rsidRDefault="00C56BD9">
      <w:pPr>
        <w:jc w:val="both"/>
        <w:rPr>
          <w:rStyle w:val="Ttulo6Car"/>
          <w:b w:val="0"/>
          <w:bCs/>
          <w:sz w:val="24"/>
          <w:szCs w:val="24"/>
        </w:rPr>
      </w:pPr>
      <w:r>
        <w:rPr>
          <w:rStyle w:val="Ttulo6Car"/>
          <w:b w:val="0"/>
          <w:bCs/>
          <w:sz w:val="24"/>
          <w:szCs w:val="24"/>
        </w:rPr>
        <w:t>This task will be the calculation of the new offer. The calcu</w:t>
      </w:r>
      <w:r>
        <w:rPr>
          <w:rStyle w:val="Ttulo6Car"/>
          <w:b w:val="0"/>
          <w:bCs/>
          <w:sz w:val="24"/>
          <w:szCs w:val="24"/>
        </w:rPr>
        <w:t>lator will resemble the regular contract calculator; it will only change in that we need to show somewhere the information for the active contract, as in how much was the loaned amount, how much is owed, and all the other information.  Since we need to pay</w:t>
      </w:r>
      <w:r>
        <w:rPr>
          <w:rStyle w:val="Ttulo6Car"/>
          <w:b w:val="0"/>
          <w:bCs/>
          <w:sz w:val="24"/>
          <w:szCs w:val="24"/>
        </w:rPr>
        <w:t xml:space="preserve"> off the remaining amount of the previous contract, it should show how much money the client will be actually getting. For example, let’s say Merchant A has $40,000.00 left to pay of his current contract, and we’re offering him a new loan of $100,000.00, w</w:t>
      </w:r>
      <w:r>
        <w:rPr>
          <w:rStyle w:val="Ttulo6Car"/>
          <w:b w:val="0"/>
          <w:bCs/>
          <w:sz w:val="24"/>
          <w:szCs w:val="24"/>
        </w:rPr>
        <w:t xml:space="preserve">e need to pay off first the $40,000.00 he owes us, so we would actually be giving him $60,000.00. </w:t>
      </w:r>
    </w:p>
    <w:p w:rsidR="0073466D" w:rsidRDefault="00C56BD9">
      <w:pPr>
        <w:jc w:val="both"/>
        <w:rPr>
          <w:rStyle w:val="Ttulo6Car"/>
          <w:b w:val="0"/>
          <w:bCs/>
          <w:sz w:val="24"/>
          <w:szCs w:val="24"/>
        </w:rPr>
      </w:pPr>
      <w:r>
        <w:rPr>
          <w:rStyle w:val="Ttulo6Car"/>
          <w:b w:val="0"/>
          <w:bCs/>
          <w:sz w:val="24"/>
          <w:szCs w:val="24"/>
        </w:rPr>
        <w:t>Since this task will be done with the client on the phone, we need to be able to accept in this task any of the saved offers. Once an offer is accepted, it w</w:t>
      </w:r>
      <w:r>
        <w:rPr>
          <w:rStyle w:val="Ttulo6Car"/>
          <w:b w:val="0"/>
          <w:bCs/>
          <w:sz w:val="24"/>
          <w:szCs w:val="24"/>
        </w:rPr>
        <w:t>ill go to Renewal Verification.</w:t>
      </w:r>
    </w:p>
    <w:p w:rsidR="0073466D" w:rsidRDefault="00C56BD9">
      <w:pPr>
        <w:jc w:val="both"/>
        <w:rPr>
          <w:rStyle w:val="Ttulo6Car"/>
          <w:b w:val="0"/>
          <w:bCs/>
          <w:sz w:val="24"/>
          <w:szCs w:val="24"/>
        </w:rPr>
      </w:pPr>
      <w:r>
        <w:rPr>
          <w:rStyle w:val="Ttulo6Car"/>
          <w:b w:val="0"/>
          <w:bCs/>
          <w:sz w:val="24"/>
          <w:szCs w:val="24"/>
        </w:rPr>
        <w:t>If the offer is accepted, it should change the status to “Review”.</w:t>
      </w:r>
    </w:p>
    <w:p w:rsidR="0073466D" w:rsidRDefault="00C56BD9">
      <w:pPr>
        <w:jc w:val="both"/>
        <w:rPr>
          <w:rStyle w:val="Ttulo6Car"/>
          <w:b w:val="0"/>
          <w:bCs/>
          <w:sz w:val="24"/>
          <w:szCs w:val="24"/>
        </w:rPr>
      </w:pPr>
      <w:r>
        <w:rPr>
          <w:rStyle w:val="Ttulo6Car"/>
          <w:b w:val="0"/>
          <w:bCs/>
          <w:sz w:val="24"/>
          <w:szCs w:val="24"/>
        </w:rPr>
        <w:t>This screen could look like this:</w:t>
      </w:r>
    </w:p>
    <w:p w:rsidR="0073466D" w:rsidRDefault="002671F4">
      <w:pPr>
        <w:tabs>
          <w:tab w:val="left" w:pos="3703"/>
        </w:tabs>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954395" cy="2711450"/>
            <wp:effectExtent l="19050" t="0" r="46355" b="0"/>
            <wp:docPr id="11" name="Picture Fram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10"/>
                    <pic:cNvPicPr>
                      <a:picLocks noChangeAspect="1" noChangeArrowheads="1"/>
                    </pic:cNvPicPr>
                  </pic:nvPicPr>
                  <pic:blipFill>
                    <a:blip r:embed="rId16"/>
                    <a:srcRect/>
                    <a:stretch>
                      <a:fillRect/>
                    </a:stretch>
                  </pic:blipFill>
                  <pic:spPr bwMode="auto">
                    <a:xfrm>
                      <a:off x="0" y="0"/>
                      <a:ext cx="5954395" cy="2711450"/>
                    </a:xfrm>
                    <a:prstGeom prst="rect">
                      <a:avLst/>
                    </a:prstGeom>
                    <a:noFill/>
                    <a:ln w="9525">
                      <a:noFill/>
                      <a:miter lim="800000"/>
                      <a:headEnd/>
                      <a:tailEnd/>
                    </a:ln>
                    <a:effectLst>
                      <a:outerShdw dist="50783" dir="2700000" algn="tl" rotWithShape="0">
                        <a:srgbClr val="000000">
                          <a:alpha val="25000"/>
                        </a:srgbClr>
                      </a:outerShdw>
                    </a:effectLst>
                  </pic:spPr>
                </pic:pic>
              </a:graphicData>
            </a:graphic>
          </wp:inline>
        </w:drawing>
      </w:r>
    </w:p>
    <w:p w:rsidR="0073466D" w:rsidRDefault="00C56BD9">
      <w:pPr>
        <w:tabs>
          <w:tab w:val="left" w:pos="3703"/>
        </w:tabs>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37"/>
        </w:numPr>
        <w:tabs>
          <w:tab w:val="left" w:pos="3703"/>
        </w:tabs>
        <w:jc w:val="both"/>
        <w:rPr>
          <w:rFonts w:ascii="Times New Roman" w:hAnsi="Times New Roman"/>
          <w:sz w:val="24"/>
          <w:szCs w:val="24"/>
        </w:rPr>
      </w:pPr>
      <w:r>
        <w:rPr>
          <w:rFonts w:ascii="Times New Roman" w:hAnsi="Times New Roman"/>
          <w:sz w:val="24"/>
          <w:szCs w:val="24"/>
        </w:rPr>
        <w:t>The existing contract will remain untouched until the moment the new contract is funded and the previous contract</w:t>
      </w:r>
      <w:r>
        <w:rPr>
          <w:rFonts w:ascii="Times New Roman" w:hAnsi="Times New Roman"/>
          <w:sz w:val="24"/>
          <w:szCs w:val="24"/>
        </w:rPr>
        <w:t xml:space="preserve"> is paid off with part of the amount of the new contract.</w:t>
      </w:r>
    </w:p>
    <w:p w:rsidR="0073466D" w:rsidRDefault="00C56BD9">
      <w:pPr>
        <w:numPr>
          <w:ilvl w:val="0"/>
          <w:numId w:val="37"/>
        </w:numPr>
        <w:tabs>
          <w:tab w:val="left" w:pos="3703"/>
        </w:tabs>
        <w:jc w:val="both"/>
        <w:rPr>
          <w:rFonts w:ascii="Times New Roman" w:hAnsi="Times New Roman"/>
          <w:sz w:val="24"/>
          <w:szCs w:val="24"/>
        </w:rPr>
      </w:pPr>
      <w:r>
        <w:rPr>
          <w:rFonts w:ascii="Times New Roman" w:hAnsi="Times New Roman"/>
          <w:sz w:val="24"/>
          <w:szCs w:val="24"/>
        </w:rPr>
        <w:t>Status of contract after acceptance will be updated to "In Review".</w:t>
      </w:r>
    </w:p>
    <w:p w:rsidR="0073466D" w:rsidRDefault="00C56BD9">
      <w:pPr>
        <w:numPr>
          <w:ilvl w:val="0"/>
          <w:numId w:val="37"/>
        </w:numPr>
        <w:tabs>
          <w:tab w:val="left" w:pos="3703"/>
        </w:tabs>
        <w:jc w:val="both"/>
        <w:rPr>
          <w:rFonts w:ascii="Times New Roman" w:hAnsi="Times New Roman"/>
          <w:sz w:val="24"/>
          <w:szCs w:val="24"/>
        </w:rPr>
      </w:pPr>
      <w:r>
        <w:rPr>
          <w:rFonts w:ascii="Times New Roman" w:hAnsi="Times New Roman"/>
          <w:sz w:val="24"/>
          <w:szCs w:val="24"/>
        </w:rPr>
        <w:t>Once the offer is created and saved in the offer creation task.</w:t>
      </w:r>
    </w:p>
    <w:p w:rsidR="0073466D" w:rsidRDefault="0073466D">
      <w:pPr>
        <w:tabs>
          <w:tab w:val="left" w:pos="3703"/>
        </w:tabs>
        <w:jc w:val="both"/>
        <w:rPr>
          <w:rFonts w:ascii="Times New Roman" w:hAnsi="Times New Roman"/>
          <w:b/>
          <w:bCs/>
          <w:sz w:val="24"/>
          <w:szCs w:val="24"/>
        </w:rPr>
      </w:pPr>
    </w:p>
    <w:p w:rsidR="0073466D" w:rsidRDefault="00C56BD9">
      <w:pPr>
        <w:pStyle w:val="Ttulo3"/>
        <w:jc w:val="both"/>
        <w:rPr>
          <w:rFonts w:ascii="Times New Roman" w:hAnsi="Times New Roman"/>
          <w:sz w:val="24"/>
          <w:szCs w:val="24"/>
        </w:rPr>
      </w:pPr>
      <w:bookmarkStart w:id="436" w:name="_Toc2415"/>
      <w:bookmarkStart w:id="437" w:name="_Toc16347"/>
      <w:bookmarkStart w:id="438" w:name="_Toc24170"/>
      <w:bookmarkStart w:id="439" w:name="_Toc10338"/>
      <w:r>
        <w:rPr>
          <w:rFonts w:ascii="Times New Roman" w:hAnsi="Times New Roman"/>
          <w:sz w:val="24"/>
          <w:szCs w:val="24"/>
        </w:rPr>
        <w:t>2.1.2.3.5  Renewal Review</w:t>
      </w:r>
      <w:bookmarkEnd w:id="436"/>
      <w:bookmarkEnd w:id="437"/>
      <w:bookmarkEnd w:id="438"/>
      <w:bookmarkEnd w:id="439"/>
    </w:p>
    <w:p w:rsidR="0073466D" w:rsidRDefault="00C56BD9">
      <w:pPr>
        <w:jc w:val="both"/>
        <w:rPr>
          <w:rStyle w:val="Ttulo6Car"/>
          <w:b w:val="0"/>
          <w:bCs/>
          <w:sz w:val="24"/>
          <w:szCs w:val="24"/>
        </w:rPr>
      </w:pPr>
      <w:r>
        <w:rPr>
          <w:rStyle w:val="Ttulo6Car"/>
          <w:b w:val="0"/>
          <w:bCs/>
          <w:sz w:val="24"/>
          <w:szCs w:val="24"/>
        </w:rPr>
        <w:t xml:space="preserve">This task will have the different tabs </w:t>
      </w:r>
      <w:r>
        <w:rPr>
          <w:rStyle w:val="Ttulo6Car"/>
          <w:b w:val="0"/>
          <w:bCs/>
          <w:sz w:val="24"/>
          <w:szCs w:val="24"/>
        </w:rPr>
        <w:t xml:space="preserve">with the documents and all the information of the Merchant so that another officer checks the first officer’s work. </w:t>
      </w:r>
    </w:p>
    <w:p w:rsidR="0073466D" w:rsidRDefault="00C56BD9">
      <w:pPr>
        <w:jc w:val="both"/>
        <w:rPr>
          <w:rStyle w:val="Ttulo6Car"/>
          <w:b w:val="0"/>
          <w:bCs/>
          <w:sz w:val="24"/>
          <w:szCs w:val="24"/>
        </w:rPr>
      </w:pPr>
      <w:r>
        <w:rPr>
          <w:rStyle w:val="Ttulo6Car"/>
          <w:b w:val="0"/>
          <w:bCs/>
          <w:sz w:val="24"/>
          <w:szCs w:val="24"/>
        </w:rPr>
        <w:t>This is much like the Review task in the regular Contract Work flow. After it’s done, the status should be changed to “Renewal Approval”.</w:t>
      </w:r>
    </w:p>
    <w:p w:rsidR="0073466D" w:rsidRDefault="00C56BD9">
      <w:pPr>
        <w:jc w:val="both"/>
        <w:rPr>
          <w:rStyle w:val="Ttulo6Car"/>
          <w:b w:val="0"/>
          <w:bCs/>
          <w:sz w:val="24"/>
          <w:szCs w:val="24"/>
        </w:rPr>
      </w:pPr>
      <w:r>
        <w:rPr>
          <w:rStyle w:val="Ttulo6Car"/>
          <w:sz w:val="24"/>
          <w:szCs w:val="24"/>
        </w:rPr>
        <w:t>N</w:t>
      </w:r>
      <w:r>
        <w:rPr>
          <w:rStyle w:val="Ttulo6Car"/>
          <w:sz w:val="24"/>
          <w:szCs w:val="24"/>
        </w:rPr>
        <w:t xml:space="preserve">ote: </w:t>
      </w:r>
      <w:r>
        <w:rPr>
          <w:rStyle w:val="Ttulo6Car"/>
          <w:b w:val="0"/>
          <w:bCs/>
          <w:sz w:val="24"/>
          <w:szCs w:val="24"/>
        </w:rPr>
        <w:t>Status of contract will be updated to  "Renewal Waiting for Approval".</w:t>
      </w:r>
    </w:p>
    <w:p w:rsidR="0073466D" w:rsidRDefault="0073466D">
      <w:pPr>
        <w:jc w:val="both"/>
        <w:rPr>
          <w:rStyle w:val="Ttulo6Car"/>
          <w:b w:val="0"/>
          <w:bCs/>
          <w:sz w:val="24"/>
          <w:szCs w:val="24"/>
        </w:rPr>
      </w:pPr>
    </w:p>
    <w:p w:rsidR="0073466D" w:rsidRDefault="00C56BD9">
      <w:pPr>
        <w:pStyle w:val="Ttulo3"/>
        <w:jc w:val="both"/>
        <w:rPr>
          <w:rFonts w:ascii="Times New Roman" w:hAnsi="Times New Roman"/>
          <w:sz w:val="24"/>
          <w:szCs w:val="24"/>
        </w:rPr>
      </w:pPr>
      <w:bookmarkStart w:id="440" w:name="_Toc24231"/>
      <w:bookmarkStart w:id="441" w:name="_Toc9467"/>
      <w:bookmarkStart w:id="442" w:name="_Toc17231"/>
      <w:bookmarkStart w:id="443" w:name="_Toc26137"/>
      <w:r>
        <w:rPr>
          <w:rFonts w:ascii="Times New Roman" w:hAnsi="Times New Roman"/>
          <w:sz w:val="24"/>
          <w:szCs w:val="24"/>
        </w:rPr>
        <w:t>2.1.2.3.6 Contract</w:t>
      </w:r>
      <w:bookmarkEnd w:id="440"/>
      <w:bookmarkEnd w:id="441"/>
      <w:bookmarkEnd w:id="442"/>
      <w:bookmarkEnd w:id="443"/>
    </w:p>
    <w:p w:rsidR="0073466D" w:rsidRDefault="00C56BD9">
      <w:pPr>
        <w:jc w:val="both"/>
        <w:rPr>
          <w:rStyle w:val="Ttulo6Car"/>
          <w:b w:val="0"/>
          <w:bCs/>
          <w:sz w:val="24"/>
          <w:szCs w:val="24"/>
        </w:rPr>
      </w:pPr>
      <w:r>
        <w:rPr>
          <w:rStyle w:val="Ttulo6Car"/>
          <w:b w:val="0"/>
          <w:bCs/>
          <w:sz w:val="24"/>
          <w:szCs w:val="24"/>
        </w:rPr>
        <w:t>This task should be exactly the same as the Review Task (assigned to a different person) but with an extra tab that will let us print the Contract so that we ca</w:t>
      </w:r>
      <w:r>
        <w:rPr>
          <w:rStyle w:val="Ttulo6Car"/>
          <w:b w:val="0"/>
          <w:bCs/>
          <w:sz w:val="24"/>
          <w:szCs w:val="24"/>
        </w:rPr>
        <w:t>n send it to the client. We will provide you with the format of the contract and all other documents we need to print in this tab.</w:t>
      </w:r>
    </w:p>
    <w:p w:rsidR="0073466D" w:rsidRDefault="00C56BD9">
      <w:pPr>
        <w:jc w:val="both"/>
        <w:rPr>
          <w:rStyle w:val="Ttulo6Car"/>
          <w:b w:val="0"/>
          <w:bCs/>
          <w:sz w:val="24"/>
          <w:szCs w:val="24"/>
        </w:rPr>
      </w:pPr>
      <w:r>
        <w:rPr>
          <w:rStyle w:val="Ttulo6Car"/>
          <w:b w:val="0"/>
          <w:bCs/>
          <w:sz w:val="24"/>
          <w:szCs w:val="24"/>
        </w:rPr>
        <w:t xml:space="preserve">It should also include another task called Administrative Expenses. In here we should see the Administrative Expenses we </w:t>
      </w:r>
      <w:r>
        <w:rPr>
          <w:rStyle w:val="Ttulo6Car"/>
          <w:b w:val="0"/>
          <w:bCs/>
          <w:sz w:val="24"/>
          <w:szCs w:val="24"/>
        </w:rPr>
        <w:t xml:space="preserve">charge for each contract. They work in a scale, if the Loaned Amount is less than $500,000.00, we charge $4,000.00, if it’s from $500,000.00 to $999,999.99 we charge </w:t>
      </w:r>
      <w:r>
        <w:rPr>
          <w:rStyle w:val="Ttulo6Car"/>
          <w:b w:val="0"/>
          <w:bCs/>
          <w:sz w:val="24"/>
          <w:szCs w:val="24"/>
        </w:rPr>
        <w:lastRenderedPageBreak/>
        <w:t>$8000, and anything greater we charge $12,000.00 (please note that this table could be upd</w:t>
      </w:r>
      <w:r>
        <w:rPr>
          <w:rStyle w:val="Ttulo6Car"/>
          <w:b w:val="0"/>
          <w:bCs/>
          <w:sz w:val="24"/>
          <w:szCs w:val="24"/>
        </w:rPr>
        <w:t>ated at any moment). It should show the corresponding Expense by default, but it should let us manually change it, in case we want to override the scale.</w:t>
      </w:r>
    </w:p>
    <w:p w:rsidR="0073466D" w:rsidRDefault="00C56BD9">
      <w:pPr>
        <w:jc w:val="both"/>
        <w:rPr>
          <w:rStyle w:val="Ttulo6Car"/>
          <w:b w:val="0"/>
          <w:bCs/>
          <w:sz w:val="24"/>
          <w:szCs w:val="24"/>
        </w:rPr>
      </w:pPr>
      <w:r>
        <w:rPr>
          <w:rStyle w:val="Ttulo6Car"/>
          <w:b w:val="0"/>
          <w:bCs/>
          <w:sz w:val="24"/>
          <w:szCs w:val="24"/>
        </w:rPr>
        <w:t>After this task is completed, the status should be changed to “Contract being signed”.</w:t>
      </w:r>
    </w:p>
    <w:p w:rsidR="0073466D" w:rsidRDefault="00C56BD9">
      <w:pPr>
        <w:jc w:val="both"/>
        <w:rPr>
          <w:rStyle w:val="Ttulo6Car"/>
          <w:sz w:val="24"/>
          <w:szCs w:val="24"/>
        </w:rPr>
      </w:pPr>
      <w:r>
        <w:rPr>
          <w:rStyle w:val="Ttulo6Car"/>
          <w:sz w:val="24"/>
          <w:szCs w:val="24"/>
        </w:rPr>
        <w:t xml:space="preserve">Note: </w:t>
      </w:r>
      <w:r>
        <w:rPr>
          <w:rStyle w:val="Ttulo6Car"/>
          <w:b w:val="0"/>
          <w:bCs/>
          <w:sz w:val="24"/>
          <w:szCs w:val="24"/>
        </w:rPr>
        <w:t>Status of</w:t>
      </w:r>
      <w:r>
        <w:rPr>
          <w:rStyle w:val="Ttulo6Car"/>
          <w:b w:val="0"/>
          <w:bCs/>
          <w:sz w:val="24"/>
          <w:szCs w:val="24"/>
        </w:rPr>
        <w:t xml:space="preserve"> contract will be update to "Contracts Being Signed".</w:t>
      </w:r>
    </w:p>
    <w:p w:rsidR="0073466D" w:rsidRDefault="0073466D">
      <w:pPr>
        <w:jc w:val="both"/>
        <w:rPr>
          <w:rStyle w:val="Ttulo6Car"/>
          <w:b w:val="0"/>
          <w:bCs/>
          <w:sz w:val="24"/>
          <w:szCs w:val="24"/>
        </w:rPr>
      </w:pPr>
    </w:p>
    <w:p w:rsidR="0073466D" w:rsidRDefault="00C56BD9">
      <w:pPr>
        <w:pStyle w:val="Ttulo3"/>
        <w:jc w:val="both"/>
        <w:rPr>
          <w:rFonts w:ascii="Times New Roman" w:hAnsi="Times New Roman"/>
          <w:sz w:val="24"/>
          <w:szCs w:val="24"/>
        </w:rPr>
      </w:pPr>
      <w:bookmarkStart w:id="444" w:name="_Toc6312"/>
      <w:bookmarkStart w:id="445" w:name="_Toc24850"/>
      <w:bookmarkStart w:id="446" w:name="_Toc9512"/>
      <w:bookmarkStart w:id="447" w:name="_Toc20781"/>
      <w:r>
        <w:rPr>
          <w:rFonts w:ascii="Times New Roman" w:hAnsi="Times New Roman"/>
          <w:sz w:val="24"/>
          <w:szCs w:val="24"/>
        </w:rPr>
        <w:t>2.1.2.3.7 Funding</w:t>
      </w:r>
      <w:bookmarkEnd w:id="444"/>
      <w:bookmarkEnd w:id="445"/>
      <w:bookmarkEnd w:id="446"/>
      <w:bookmarkEnd w:id="447"/>
    </w:p>
    <w:p w:rsidR="0073466D" w:rsidRDefault="00C56BD9">
      <w:pPr>
        <w:jc w:val="both"/>
        <w:rPr>
          <w:rStyle w:val="Ttulo6Car"/>
          <w:b w:val="0"/>
          <w:bCs/>
          <w:sz w:val="24"/>
          <w:szCs w:val="24"/>
        </w:rPr>
      </w:pPr>
      <w:r>
        <w:rPr>
          <w:rStyle w:val="Ttulo6Car"/>
          <w:b w:val="0"/>
          <w:bCs/>
          <w:sz w:val="24"/>
          <w:szCs w:val="24"/>
        </w:rPr>
        <w:t>This is the task that the UW will complete once the money has been transferred to the client. It should have two check box, the first one “Contract Received and Reviewed”, to be marke</w:t>
      </w:r>
      <w:r>
        <w:rPr>
          <w:rStyle w:val="Ttulo6Car"/>
          <w:b w:val="0"/>
          <w:bCs/>
          <w:sz w:val="24"/>
          <w:szCs w:val="24"/>
        </w:rPr>
        <w:t>d once we receive the signed contracts from the client and the second one will be “Merchant Funded” to be marked once the merchant has the money. This task cannot be completed without both check boxes marked and the system should keep a log of the user who</w:t>
      </w:r>
      <w:r>
        <w:rPr>
          <w:rStyle w:val="Ttulo6Car"/>
          <w:b w:val="0"/>
          <w:bCs/>
          <w:sz w:val="24"/>
          <w:szCs w:val="24"/>
        </w:rPr>
        <w:t xml:space="preserve"> marks the check boxes.</w:t>
      </w:r>
    </w:p>
    <w:p w:rsidR="0073466D" w:rsidRDefault="00C56BD9">
      <w:pPr>
        <w:jc w:val="both"/>
        <w:rPr>
          <w:rStyle w:val="Ttulo6Car"/>
          <w:b w:val="0"/>
          <w:bCs/>
          <w:sz w:val="24"/>
          <w:szCs w:val="24"/>
        </w:rPr>
      </w:pPr>
      <w:r>
        <w:rPr>
          <w:rStyle w:val="Ttulo6Car"/>
          <w:b w:val="0"/>
          <w:bCs/>
          <w:sz w:val="24"/>
          <w:szCs w:val="24"/>
        </w:rPr>
        <w:t>This is the information the screen should display in this task:</w:t>
      </w:r>
    </w:p>
    <w:p w:rsidR="0073466D" w:rsidRDefault="00C56BD9">
      <w:pPr>
        <w:pStyle w:val="ListParagraph1"/>
        <w:numPr>
          <w:ilvl w:val="0"/>
          <w:numId w:val="31"/>
        </w:numPr>
        <w:jc w:val="both"/>
        <w:rPr>
          <w:rStyle w:val="Ttulo6Car"/>
          <w:b w:val="0"/>
          <w:sz w:val="24"/>
          <w:szCs w:val="24"/>
        </w:rPr>
      </w:pPr>
      <w:r>
        <w:rPr>
          <w:rStyle w:val="Ttulo6Car"/>
          <w:b w:val="0"/>
          <w:sz w:val="24"/>
          <w:szCs w:val="24"/>
        </w:rPr>
        <w:t>Bank Name</w:t>
      </w:r>
    </w:p>
    <w:p w:rsidR="0073466D" w:rsidRDefault="00C56BD9">
      <w:pPr>
        <w:pStyle w:val="ListParagraph1"/>
        <w:numPr>
          <w:ilvl w:val="0"/>
          <w:numId w:val="31"/>
        </w:numPr>
        <w:jc w:val="both"/>
        <w:rPr>
          <w:rStyle w:val="Ttulo6Car"/>
          <w:b w:val="0"/>
          <w:sz w:val="24"/>
          <w:szCs w:val="24"/>
        </w:rPr>
      </w:pPr>
      <w:r>
        <w:rPr>
          <w:rStyle w:val="Ttulo6Car"/>
          <w:b w:val="0"/>
          <w:sz w:val="24"/>
          <w:szCs w:val="24"/>
        </w:rPr>
        <w:t>Bank Account Number</w:t>
      </w:r>
    </w:p>
    <w:p w:rsidR="0073466D" w:rsidRDefault="00C56BD9">
      <w:pPr>
        <w:pStyle w:val="ListParagraph1"/>
        <w:numPr>
          <w:ilvl w:val="0"/>
          <w:numId w:val="31"/>
        </w:numPr>
        <w:jc w:val="both"/>
        <w:rPr>
          <w:rStyle w:val="Ttulo6Car"/>
          <w:b w:val="0"/>
          <w:sz w:val="24"/>
          <w:szCs w:val="24"/>
        </w:rPr>
      </w:pPr>
      <w:r>
        <w:rPr>
          <w:rStyle w:val="Ttulo6Car"/>
          <w:b w:val="0"/>
          <w:sz w:val="24"/>
          <w:szCs w:val="24"/>
        </w:rPr>
        <w:t>Bank Account Name</w:t>
      </w:r>
    </w:p>
    <w:p w:rsidR="0073466D" w:rsidRDefault="00C56BD9">
      <w:pPr>
        <w:pStyle w:val="ListParagraph1"/>
        <w:numPr>
          <w:ilvl w:val="0"/>
          <w:numId w:val="31"/>
        </w:numPr>
        <w:jc w:val="both"/>
        <w:rPr>
          <w:rStyle w:val="Ttulo6Car"/>
          <w:b w:val="0"/>
          <w:sz w:val="24"/>
          <w:szCs w:val="24"/>
        </w:rPr>
      </w:pPr>
      <w:r>
        <w:rPr>
          <w:rStyle w:val="Ttulo6Car"/>
          <w:b w:val="0"/>
          <w:sz w:val="24"/>
          <w:szCs w:val="24"/>
        </w:rPr>
        <w:t>Parameters of the Offer</w:t>
      </w:r>
    </w:p>
    <w:p w:rsidR="0073466D" w:rsidRDefault="00C56BD9">
      <w:pPr>
        <w:pStyle w:val="ListParagraph1"/>
        <w:numPr>
          <w:ilvl w:val="1"/>
          <w:numId w:val="31"/>
        </w:numPr>
        <w:jc w:val="both"/>
        <w:rPr>
          <w:rStyle w:val="Ttulo6Car"/>
          <w:b w:val="0"/>
          <w:sz w:val="24"/>
          <w:szCs w:val="24"/>
        </w:rPr>
      </w:pPr>
      <w:r>
        <w:rPr>
          <w:rStyle w:val="Ttulo6Car"/>
          <w:b w:val="0"/>
          <w:sz w:val="24"/>
          <w:szCs w:val="24"/>
        </w:rPr>
        <w:t>MCA Amount</w:t>
      </w:r>
    </w:p>
    <w:p w:rsidR="0073466D" w:rsidRDefault="00C56BD9">
      <w:pPr>
        <w:pStyle w:val="ListParagraph1"/>
        <w:numPr>
          <w:ilvl w:val="1"/>
          <w:numId w:val="31"/>
        </w:numPr>
        <w:jc w:val="both"/>
        <w:rPr>
          <w:rStyle w:val="Ttulo6Car"/>
          <w:b w:val="0"/>
          <w:sz w:val="24"/>
          <w:szCs w:val="24"/>
        </w:rPr>
      </w:pPr>
      <w:r>
        <w:rPr>
          <w:rStyle w:val="Ttulo6Car"/>
          <w:b w:val="0"/>
          <w:sz w:val="24"/>
          <w:szCs w:val="24"/>
        </w:rPr>
        <w:t>Administrative expenses</w:t>
      </w:r>
    </w:p>
    <w:p w:rsidR="0073466D" w:rsidRDefault="00C56BD9">
      <w:pPr>
        <w:pStyle w:val="ListParagraph1"/>
        <w:numPr>
          <w:ilvl w:val="1"/>
          <w:numId w:val="31"/>
        </w:numPr>
        <w:jc w:val="both"/>
        <w:rPr>
          <w:rStyle w:val="Ttulo6Car"/>
          <w:b w:val="0"/>
          <w:sz w:val="24"/>
          <w:szCs w:val="24"/>
        </w:rPr>
      </w:pPr>
      <w:r>
        <w:rPr>
          <w:rStyle w:val="Ttulo6Car"/>
          <w:b w:val="0"/>
          <w:sz w:val="24"/>
          <w:szCs w:val="24"/>
        </w:rPr>
        <w:t xml:space="preserve">Total Funding Amount (MCA Amount – Administrative expenses – Owed amount from previous contract) </w:t>
      </w:r>
    </w:p>
    <w:p w:rsidR="0073466D" w:rsidRDefault="00C56BD9">
      <w:pPr>
        <w:pStyle w:val="ListParagraph1"/>
        <w:numPr>
          <w:ilvl w:val="0"/>
          <w:numId w:val="31"/>
        </w:numPr>
        <w:jc w:val="both"/>
        <w:rPr>
          <w:rFonts w:ascii="Times New Roman" w:hAnsi="Times New Roman"/>
          <w:color w:val="0F243E"/>
          <w:sz w:val="24"/>
          <w:szCs w:val="24"/>
        </w:rPr>
      </w:pPr>
      <w:r>
        <w:rPr>
          <w:rStyle w:val="Ttulo6Car"/>
          <w:b w:val="0"/>
          <w:sz w:val="24"/>
          <w:szCs w:val="24"/>
        </w:rPr>
        <w:t xml:space="preserve">Owners that are marked as Authorized to Sign the Contracts </w:t>
      </w:r>
    </w:p>
    <w:p w:rsidR="0073466D" w:rsidRDefault="00C56BD9">
      <w:pPr>
        <w:jc w:val="both"/>
        <w:rPr>
          <w:rStyle w:val="Ttulo6Car"/>
          <w:b w:val="0"/>
          <w:bCs/>
          <w:sz w:val="24"/>
          <w:szCs w:val="24"/>
        </w:rPr>
      </w:pPr>
      <w:r>
        <w:rPr>
          <w:rStyle w:val="Ttulo6Car"/>
          <w:b w:val="0"/>
          <w:bCs/>
          <w:sz w:val="24"/>
          <w:szCs w:val="24"/>
        </w:rPr>
        <w:t>After this task is completed, the status should be automatically changed to “Funded” both in the S</w:t>
      </w:r>
      <w:r>
        <w:rPr>
          <w:rStyle w:val="Ttulo6Car"/>
          <w:b w:val="0"/>
          <w:bCs/>
          <w:sz w:val="24"/>
          <w:szCs w:val="24"/>
        </w:rPr>
        <w:t xml:space="preserve">ystem and in Salesforce. One a contact is funded and status is updated this status could not be changed by anyone, only should change when the merchant has paid off the MCA. </w:t>
      </w:r>
    </w:p>
    <w:p w:rsidR="0073466D" w:rsidRDefault="00C56BD9">
      <w:pPr>
        <w:jc w:val="both"/>
        <w:rPr>
          <w:rStyle w:val="Ttulo6Car"/>
          <w:b w:val="0"/>
          <w:bCs/>
          <w:sz w:val="24"/>
          <w:szCs w:val="24"/>
        </w:rPr>
      </w:pPr>
      <w:r>
        <w:rPr>
          <w:rStyle w:val="Ttulo6Car"/>
          <w:b w:val="0"/>
          <w:bCs/>
          <w:sz w:val="24"/>
          <w:szCs w:val="24"/>
        </w:rPr>
        <w:t xml:space="preserve">*Note: </w:t>
      </w:r>
    </w:p>
    <w:p w:rsidR="0073466D" w:rsidRDefault="00C56BD9">
      <w:pPr>
        <w:numPr>
          <w:ilvl w:val="0"/>
          <w:numId w:val="38"/>
        </w:numPr>
        <w:ind w:left="0" w:firstLine="720"/>
        <w:jc w:val="both"/>
        <w:rPr>
          <w:rStyle w:val="Ttulo6Car"/>
          <w:b w:val="0"/>
          <w:bCs/>
          <w:sz w:val="24"/>
          <w:szCs w:val="24"/>
        </w:rPr>
      </w:pPr>
      <w:r>
        <w:rPr>
          <w:rStyle w:val="Ttulo6Car"/>
          <w:b w:val="0"/>
          <w:bCs/>
          <w:sz w:val="24"/>
          <w:szCs w:val="24"/>
        </w:rPr>
        <w:t>Status of new contract will be "Funded".</w:t>
      </w:r>
    </w:p>
    <w:p w:rsidR="0073466D" w:rsidRDefault="00C56BD9">
      <w:pPr>
        <w:numPr>
          <w:ilvl w:val="0"/>
          <w:numId w:val="38"/>
        </w:numPr>
        <w:ind w:left="0" w:firstLine="720"/>
        <w:jc w:val="both"/>
        <w:rPr>
          <w:rStyle w:val="Ttulo6Car"/>
          <w:b w:val="0"/>
          <w:bCs/>
          <w:sz w:val="24"/>
          <w:szCs w:val="24"/>
        </w:rPr>
      </w:pPr>
      <w:r>
        <w:rPr>
          <w:rStyle w:val="Ttulo6Car"/>
          <w:b w:val="0"/>
          <w:bCs/>
          <w:sz w:val="24"/>
          <w:szCs w:val="24"/>
        </w:rPr>
        <w:t>Status of existing contract will</w:t>
      </w:r>
      <w:r>
        <w:rPr>
          <w:rStyle w:val="Ttulo6Car"/>
          <w:b w:val="0"/>
          <w:bCs/>
          <w:sz w:val="24"/>
          <w:szCs w:val="24"/>
        </w:rPr>
        <w:t xml:space="preserve"> change to “Closed”.</w:t>
      </w:r>
    </w:p>
    <w:p w:rsidR="0073466D" w:rsidRDefault="0073466D">
      <w:pPr>
        <w:jc w:val="both"/>
        <w:rPr>
          <w:rStyle w:val="Ttulo6Car"/>
          <w:b w:val="0"/>
          <w:bCs/>
          <w:sz w:val="24"/>
          <w:szCs w:val="24"/>
        </w:rPr>
      </w:pPr>
    </w:p>
    <w:p w:rsidR="0073466D" w:rsidRDefault="00C56BD9">
      <w:pPr>
        <w:pStyle w:val="Ttulo3"/>
        <w:jc w:val="both"/>
        <w:rPr>
          <w:rFonts w:ascii="Times New Roman" w:hAnsi="Times New Roman"/>
          <w:sz w:val="24"/>
          <w:szCs w:val="24"/>
        </w:rPr>
      </w:pPr>
      <w:bookmarkStart w:id="448" w:name="_Toc19994"/>
      <w:bookmarkStart w:id="449" w:name="_Toc23060"/>
      <w:bookmarkStart w:id="450" w:name="_Toc18804"/>
      <w:bookmarkStart w:id="451" w:name="_Toc17588"/>
      <w:r>
        <w:rPr>
          <w:rFonts w:ascii="Times New Roman" w:hAnsi="Times New Roman"/>
          <w:sz w:val="24"/>
          <w:szCs w:val="24"/>
        </w:rPr>
        <w:t>2.1.2.3.8 Final Validation</w:t>
      </w:r>
      <w:bookmarkEnd w:id="448"/>
      <w:bookmarkEnd w:id="449"/>
      <w:bookmarkEnd w:id="450"/>
      <w:bookmarkEnd w:id="451"/>
    </w:p>
    <w:p w:rsidR="0073466D" w:rsidRDefault="00C56BD9">
      <w:pPr>
        <w:jc w:val="both"/>
        <w:rPr>
          <w:rStyle w:val="Ttulo6Car"/>
          <w:b w:val="0"/>
          <w:bCs/>
          <w:sz w:val="24"/>
          <w:szCs w:val="24"/>
        </w:rPr>
      </w:pPr>
      <w:r>
        <w:rPr>
          <w:rStyle w:val="Ttulo6Car"/>
          <w:b w:val="0"/>
          <w:bCs/>
          <w:sz w:val="24"/>
          <w:szCs w:val="24"/>
        </w:rPr>
        <w:t xml:space="preserve">In this task we will upload the signed contract and final legal documents, so it should have a documents uploading app similar to the Doc Scan task. After this task is completed, the work flow </w:t>
      </w:r>
      <w:r>
        <w:rPr>
          <w:rStyle w:val="Ttulo6Car"/>
          <w:b w:val="0"/>
          <w:bCs/>
          <w:sz w:val="24"/>
          <w:szCs w:val="24"/>
        </w:rPr>
        <w:lastRenderedPageBreak/>
        <w:t>is done.</w:t>
      </w:r>
    </w:p>
    <w:p w:rsidR="0073466D" w:rsidRDefault="0073466D">
      <w:pPr>
        <w:jc w:val="both"/>
        <w:rPr>
          <w:rStyle w:val="Ttulo6Car"/>
          <w:b w:val="0"/>
          <w:bCs/>
          <w:sz w:val="24"/>
          <w:szCs w:val="24"/>
        </w:rPr>
      </w:pPr>
    </w:p>
    <w:p w:rsidR="0073466D" w:rsidRDefault="00C56BD9">
      <w:pPr>
        <w:pStyle w:val="Ttulo3"/>
        <w:jc w:val="both"/>
        <w:rPr>
          <w:rFonts w:ascii="Times New Roman" w:hAnsi="Times New Roman"/>
          <w:sz w:val="24"/>
          <w:szCs w:val="24"/>
        </w:rPr>
      </w:pPr>
      <w:bookmarkStart w:id="452" w:name="_Toc4632"/>
      <w:bookmarkStart w:id="453" w:name="_Toc22569"/>
      <w:bookmarkStart w:id="454" w:name="_Toc19642"/>
      <w:bookmarkStart w:id="455" w:name="_Toc10118"/>
      <w:r>
        <w:rPr>
          <w:rFonts w:ascii="Times New Roman" w:hAnsi="Times New Roman"/>
          <w:sz w:val="24"/>
          <w:szCs w:val="24"/>
        </w:rPr>
        <w:t>2.1.</w:t>
      </w:r>
      <w:r>
        <w:rPr>
          <w:rFonts w:ascii="Times New Roman" w:hAnsi="Times New Roman"/>
          <w:sz w:val="24"/>
          <w:szCs w:val="24"/>
        </w:rPr>
        <w:t>2.3.9 Notes on Credit Card Volumes</w:t>
      </w:r>
      <w:bookmarkEnd w:id="452"/>
      <w:bookmarkEnd w:id="453"/>
      <w:bookmarkEnd w:id="454"/>
      <w:bookmarkEnd w:id="455"/>
    </w:p>
    <w:p w:rsidR="0073466D" w:rsidRDefault="00C56BD9">
      <w:pPr>
        <w:jc w:val="both"/>
        <w:rPr>
          <w:rStyle w:val="Ttulo6Car"/>
          <w:b w:val="0"/>
          <w:bCs/>
          <w:sz w:val="24"/>
          <w:szCs w:val="24"/>
        </w:rPr>
      </w:pPr>
      <w:r>
        <w:rPr>
          <w:rStyle w:val="Ttulo6Car"/>
          <w:b w:val="0"/>
          <w:bCs/>
          <w:sz w:val="24"/>
          <w:szCs w:val="24"/>
        </w:rPr>
        <w:t xml:space="preserve">In this work flow the system should work with the Credit Card Volumes as calculated with our system and should not request new volumes from the Processor Companies unless the previous contract ended more than </w:t>
      </w:r>
      <w:ins w:id="456" w:author="sramirez" w:date="2014-07-18T12:43:00Z">
        <w:r>
          <w:rPr>
            <w:rStyle w:val="Ttulo6Car"/>
            <w:b w:val="0"/>
            <w:bCs/>
            <w:sz w:val="24"/>
            <w:szCs w:val="24"/>
          </w:rPr>
          <w:t>30 days</w:t>
        </w:r>
      </w:ins>
      <w:ins w:id="457" w:author="D" w:date="2014-07-22T11:01:00Z">
        <w:r>
          <w:rPr>
            <w:rStyle w:val="Ttulo6Car"/>
            <w:b w:val="0"/>
            <w:bCs/>
            <w:sz w:val="24"/>
            <w:szCs w:val="24"/>
          </w:rPr>
          <w:tab/>
        </w:r>
      </w:ins>
      <w:r>
        <w:rPr>
          <w:rStyle w:val="Ttulo6Car"/>
          <w:b w:val="0"/>
          <w:bCs/>
          <w:sz w:val="24"/>
          <w:szCs w:val="24"/>
        </w:rPr>
        <w:t xml:space="preserve"> before the time of the renewal.</w:t>
      </w:r>
    </w:p>
    <w:p w:rsidR="0073466D" w:rsidRDefault="00C56BD9">
      <w:pPr>
        <w:jc w:val="both"/>
        <w:rPr>
          <w:rStyle w:val="Ttulo6Car"/>
          <w:b w:val="0"/>
          <w:bCs/>
          <w:sz w:val="24"/>
          <w:szCs w:val="24"/>
        </w:rPr>
      </w:pPr>
      <w:r>
        <w:rPr>
          <w:rStyle w:val="Ttulo6Car"/>
          <w:b w:val="0"/>
          <w:bCs/>
          <w:sz w:val="24"/>
          <w:szCs w:val="24"/>
        </w:rPr>
        <w:t xml:space="preserve">If the contract is active or ended less than </w:t>
      </w:r>
      <w:ins w:id="458" w:author="sramirez" w:date="2014-07-18T12:44:00Z">
        <w:r>
          <w:rPr>
            <w:rStyle w:val="Ttulo6Car"/>
            <w:b w:val="0"/>
            <w:bCs/>
            <w:sz w:val="24"/>
            <w:szCs w:val="24"/>
          </w:rPr>
          <w:t>30 days</w:t>
        </w:r>
      </w:ins>
      <w:del w:id="459" w:author="sramirez" w:date="2014-07-18T12:44:00Z">
        <w:r>
          <w:rPr>
            <w:rStyle w:val="Ttulo6Car"/>
            <w:b w:val="0"/>
            <w:bCs/>
            <w:sz w:val="24"/>
            <w:szCs w:val="24"/>
          </w:rPr>
          <w:delText>3 months</w:delText>
        </w:r>
      </w:del>
      <w:r>
        <w:rPr>
          <w:rStyle w:val="Ttulo6Car"/>
          <w:b w:val="0"/>
          <w:bCs/>
          <w:sz w:val="24"/>
          <w:szCs w:val="24"/>
        </w:rPr>
        <w:t xml:space="preserve"> before the renewal, it should be easy for the system to calculate the volumes. If an active contract has a retention percentage of 10% and is paying us 10,000 eve</w:t>
      </w:r>
      <w:r>
        <w:rPr>
          <w:rStyle w:val="Ttulo6Car"/>
          <w:b w:val="0"/>
          <w:bCs/>
          <w:sz w:val="24"/>
          <w:szCs w:val="24"/>
        </w:rPr>
        <w:t>ry month, then his credit card sales for the month must be 100,000.00 (which is 10,000 / 10%).</w:t>
      </w:r>
    </w:p>
    <w:p w:rsidR="0073466D" w:rsidRDefault="0073466D">
      <w:pPr>
        <w:jc w:val="both"/>
        <w:rPr>
          <w:rStyle w:val="Ttulo6Car"/>
          <w:b w:val="0"/>
          <w:bCs/>
          <w:sz w:val="24"/>
          <w:szCs w:val="24"/>
        </w:rPr>
      </w:pPr>
    </w:p>
    <w:p w:rsidR="0073466D" w:rsidRDefault="00C56BD9">
      <w:pPr>
        <w:pStyle w:val="Ttulo3"/>
        <w:jc w:val="both"/>
        <w:rPr>
          <w:rFonts w:ascii="Times New Roman" w:hAnsi="Times New Roman"/>
          <w:sz w:val="24"/>
          <w:szCs w:val="24"/>
        </w:rPr>
      </w:pPr>
      <w:bookmarkStart w:id="460" w:name="_Toc11538"/>
      <w:bookmarkStart w:id="461" w:name="_Toc4045"/>
      <w:bookmarkStart w:id="462" w:name="_Toc18780"/>
      <w:bookmarkStart w:id="463" w:name="_Toc29645"/>
      <w:r>
        <w:rPr>
          <w:rFonts w:ascii="Times New Roman" w:hAnsi="Times New Roman"/>
          <w:sz w:val="24"/>
          <w:szCs w:val="24"/>
        </w:rPr>
        <w:t>2.1.2.3.10 Notes on SalesForce</w:t>
      </w:r>
      <w:bookmarkEnd w:id="460"/>
      <w:bookmarkEnd w:id="461"/>
      <w:bookmarkEnd w:id="462"/>
      <w:bookmarkEnd w:id="463"/>
    </w:p>
    <w:p w:rsidR="0073466D" w:rsidRDefault="00C56BD9">
      <w:pPr>
        <w:jc w:val="both"/>
        <w:rPr>
          <w:rStyle w:val="Ttulo6Car"/>
          <w:b w:val="0"/>
          <w:bCs/>
          <w:sz w:val="24"/>
          <w:szCs w:val="24"/>
        </w:rPr>
      </w:pPr>
      <w:r>
        <w:rPr>
          <w:rStyle w:val="Ttulo6Car"/>
          <w:b w:val="0"/>
          <w:bCs/>
          <w:sz w:val="24"/>
          <w:szCs w:val="24"/>
        </w:rPr>
        <w:t xml:space="preserve">The exchange between the system and SalesForce does not need to happen in real time. Maybe we can set up three or four cut times </w:t>
      </w:r>
      <w:r>
        <w:rPr>
          <w:rStyle w:val="Ttulo6Car"/>
          <w:b w:val="0"/>
          <w:bCs/>
          <w:sz w:val="24"/>
          <w:szCs w:val="24"/>
        </w:rPr>
        <w:t>where the system will gather all the status, offers and information and feed it back to SalesForce.</w:t>
      </w:r>
    </w:p>
    <w:p w:rsidR="0073466D" w:rsidRDefault="0073466D">
      <w:pPr>
        <w:jc w:val="both"/>
        <w:rPr>
          <w:rStyle w:val="Ttulo6Car"/>
          <w:b w:val="0"/>
          <w:bCs/>
          <w:sz w:val="24"/>
          <w:szCs w:val="24"/>
        </w:rPr>
      </w:pPr>
    </w:p>
    <w:p w:rsidR="0073466D" w:rsidRDefault="00C56BD9">
      <w:pPr>
        <w:pStyle w:val="Ttulo3"/>
        <w:jc w:val="both"/>
        <w:rPr>
          <w:rFonts w:ascii="Times New Roman" w:hAnsi="Times New Roman"/>
          <w:sz w:val="24"/>
          <w:szCs w:val="24"/>
        </w:rPr>
      </w:pPr>
      <w:bookmarkStart w:id="464" w:name="_Toc11129"/>
      <w:bookmarkStart w:id="465" w:name="_Toc19366"/>
      <w:bookmarkStart w:id="466" w:name="_Toc31557"/>
      <w:bookmarkStart w:id="467" w:name="_Toc27124"/>
      <w:r>
        <w:rPr>
          <w:rFonts w:ascii="Times New Roman" w:hAnsi="Times New Roman"/>
          <w:sz w:val="24"/>
          <w:szCs w:val="24"/>
        </w:rPr>
        <w:t>2.1.2.3.11 Final Notes</w:t>
      </w:r>
      <w:bookmarkEnd w:id="464"/>
      <w:bookmarkEnd w:id="465"/>
      <w:bookmarkEnd w:id="466"/>
      <w:bookmarkEnd w:id="467"/>
    </w:p>
    <w:p w:rsidR="0073466D" w:rsidRDefault="00C56BD9">
      <w:pPr>
        <w:jc w:val="both"/>
        <w:rPr>
          <w:rStyle w:val="Ttulo6Car"/>
          <w:b w:val="0"/>
          <w:bCs/>
          <w:sz w:val="24"/>
          <w:szCs w:val="24"/>
        </w:rPr>
      </w:pPr>
      <w:r>
        <w:rPr>
          <w:rStyle w:val="Ttulo6Car"/>
          <w:b w:val="0"/>
          <w:bCs/>
          <w:sz w:val="24"/>
          <w:szCs w:val="24"/>
        </w:rPr>
        <w:t>All the tasks should have a time stamp of when they were assigned and when completed and by whom. This way we can track the complete</w:t>
      </w:r>
      <w:r>
        <w:rPr>
          <w:rStyle w:val="Ttulo6Car"/>
          <w:b w:val="0"/>
          <w:bCs/>
          <w:sz w:val="24"/>
          <w:szCs w:val="24"/>
        </w:rPr>
        <w:t xml:space="preserve"> time of any case or group of cases, even identify by status changes. </w:t>
      </w:r>
    </w:p>
    <w:p w:rsidR="0073466D" w:rsidRDefault="00C56BD9">
      <w:pPr>
        <w:jc w:val="both"/>
        <w:rPr>
          <w:rStyle w:val="Ttulo6Car"/>
          <w:b w:val="0"/>
          <w:bCs/>
          <w:sz w:val="24"/>
          <w:szCs w:val="24"/>
        </w:rPr>
      </w:pPr>
      <w:r>
        <w:rPr>
          <w:rStyle w:val="Ttulo6Car"/>
          <w:b w:val="0"/>
          <w:bCs/>
          <w:sz w:val="24"/>
          <w:szCs w:val="24"/>
        </w:rPr>
        <w:t>Every screen should have the following buttons:</w:t>
      </w:r>
    </w:p>
    <w:p w:rsidR="0073466D" w:rsidRDefault="00C56BD9">
      <w:pPr>
        <w:pStyle w:val="ListParagraph1"/>
        <w:numPr>
          <w:ilvl w:val="0"/>
          <w:numId w:val="34"/>
        </w:numPr>
        <w:jc w:val="both"/>
        <w:rPr>
          <w:rStyle w:val="Ttulo6Car"/>
          <w:b w:val="0"/>
          <w:sz w:val="24"/>
          <w:szCs w:val="24"/>
        </w:rPr>
      </w:pPr>
      <w:r>
        <w:rPr>
          <w:rStyle w:val="Ttulo6Car"/>
          <w:b w:val="0"/>
          <w:sz w:val="24"/>
          <w:szCs w:val="24"/>
        </w:rPr>
        <w:t>Complete</w:t>
      </w:r>
    </w:p>
    <w:p w:rsidR="0073466D" w:rsidRDefault="00C56BD9">
      <w:pPr>
        <w:pStyle w:val="ListParagraph1"/>
        <w:numPr>
          <w:ilvl w:val="0"/>
          <w:numId w:val="34"/>
        </w:numPr>
        <w:jc w:val="both"/>
        <w:rPr>
          <w:rStyle w:val="Ttulo6Car"/>
          <w:b w:val="0"/>
          <w:sz w:val="24"/>
          <w:szCs w:val="24"/>
        </w:rPr>
      </w:pPr>
      <w:r>
        <w:rPr>
          <w:rStyle w:val="Ttulo6Car"/>
          <w:b w:val="0"/>
          <w:sz w:val="24"/>
          <w:szCs w:val="24"/>
        </w:rPr>
        <w:t>Decline</w:t>
      </w:r>
    </w:p>
    <w:p w:rsidR="0073466D" w:rsidRDefault="00C56BD9">
      <w:pPr>
        <w:pStyle w:val="ListParagraph1"/>
        <w:numPr>
          <w:ilvl w:val="0"/>
          <w:numId w:val="34"/>
        </w:numPr>
        <w:jc w:val="both"/>
        <w:rPr>
          <w:rStyle w:val="Ttulo6Car"/>
          <w:b w:val="0"/>
          <w:sz w:val="24"/>
          <w:szCs w:val="24"/>
        </w:rPr>
      </w:pPr>
      <w:r>
        <w:rPr>
          <w:rStyle w:val="Ttulo6Car"/>
          <w:b w:val="0"/>
          <w:sz w:val="24"/>
          <w:szCs w:val="24"/>
        </w:rPr>
        <w:t>Notes</w:t>
      </w:r>
    </w:p>
    <w:p w:rsidR="0073466D" w:rsidRDefault="00C56BD9">
      <w:pPr>
        <w:pStyle w:val="ListParagraph1"/>
        <w:numPr>
          <w:ilvl w:val="0"/>
          <w:numId w:val="34"/>
        </w:numPr>
        <w:jc w:val="both"/>
        <w:rPr>
          <w:rFonts w:ascii="Times New Roman" w:hAnsi="Times New Roman"/>
          <w:color w:val="0F243E"/>
          <w:sz w:val="24"/>
          <w:szCs w:val="24"/>
        </w:rPr>
      </w:pPr>
      <w:r>
        <w:rPr>
          <w:rStyle w:val="Ttulo6Car"/>
          <w:b w:val="0"/>
          <w:sz w:val="24"/>
          <w:szCs w:val="24"/>
        </w:rPr>
        <w:t>Documents</w:t>
      </w:r>
    </w:p>
    <w:p w:rsidR="0073466D" w:rsidRDefault="00C56BD9">
      <w:pPr>
        <w:pStyle w:val="ListParagraph1"/>
        <w:numPr>
          <w:ilvl w:val="0"/>
          <w:numId w:val="34"/>
        </w:numPr>
        <w:jc w:val="both"/>
        <w:rPr>
          <w:rStyle w:val="Ttulo6Car"/>
          <w:b w:val="0"/>
          <w:sz w:val="24"/>
          <w:szCs w:val="24"/>
        </w:rPr>
      </w:pPr>
      <w:r>
        <w:rPr>
          <w:rStyle w:val="Ttulo6Car"/>
          <w:b w:val="0"/>
          <w:sz w:val="24"/>
          <w:szCs w:val="24"/>
        </w:rPr>
        <w:t xml:space="preserve">Skip Step: This button can only be used by a user with admin privileges and will be used to skip any </w:t>
      </w:r>
      <w:r>
        <w:rPr>
          <w:rStyle w:val="Ttulo6Car"/>
          <w:b w:val="0"/>
          <w:sz w:val="24"/>
          <w:szCs w:val="24"/>
        </w:rPr>
        <w:t>step we deem unnecessary. This should not be used by regular users.</w:t>
      </w:r>
    </w:p>
    <w:p w:rsidR="0073466D" w:rsidRDefault="00C56BD9">
      <w:pPr>
        <w:pStyle w:val="Ttulo2"/>
        <w:jc w:val="both"/>
        <w:rPr>
          <w:rFonts w:ascii="Times New Roman" w:hAnsi="Times New Roman"/>
          <w:sz w:val="24"/>
          <w:szCs w:val="24"/>
        </w:rPr>
      </w:pPr>
      <w:bookmarkStart w:id="468" w:name="_Toc30129"/>
      <w:bookmarkStart w:id="469" w:name="_Toc18041"/>
      <w:bookmarkStart w:id="470" w:name="_Toc31880"/>
      <w:bookmarkStart w:id="471" w:name="_Toc2815"/>
      <w:r>
        <w:rPr>
          <w:rFonts w:ascii="Times New Roman" w:hAnsi="Times New Roman"/>
          <w:sz w:val="24"/>
          <w:szCs w:val="24"/>
        </w:rPr>
        <w:t>2.1.2.4 Merchant Screen</w:t>
      </w:r>
      <w:bookmarkEnd w:id="468"/>
      <w:bookmarkEnd w:id="469"/>
      <w:bookmarkEnd w:id="470"/>
      <w:bookmarkEnd w:id="471"/>
    </w:p>
    <w:p w:rsidR="0073466D" w:rsidRDefault="00C56BD9">
      <w:pPr>
        <w:jc w:val="both"/>
        <w:rPr>
          <w:rFonts w:ascii="Times New Roman" w:hAnsi="Times New Roman"/>
          <w:sz w:val="24"/>
          <w:szCs w:val="24"/>
        </w:rPr>
      </w:pPr>
      <w:r>
        <w:rPr>
          <w:rFonts w:ascii="Times New Roman" w:hAnsi="Times New Roman"/>
          <w:sz w:val="24"/>
          <w:szCs w:val="24"/>
        </w:rPr>
        <w:t>This is the screen where we’ll go when we want to check or modify any information from an already created Merchant. This screen will be divided in many different ta</w:t>
      </w:r>
      <w:r>
        <w:rPr>
          <w:rFonts w:ascii="Times New Roman" w:hAnsi="Times New Roman"/>
          <w:sz w:val="24"/>
          <w:szCs w:val="24"/>
        </w:rPr>
        <w:t>bs, which we will access depending on the information we want to see. To access this screen, we should be able to search the Merchant we want to see through ID number, company name, business name, owner name, or affiliate number.</w:t>
      </w:r>
    </w:p>
    <w:p w:rsidR="0073466D" w:rsidRDefault="00C56BD9">
      <w:pPr>
        <w:jc w:val="both"/>
        <w:rPr>
          <w:rFonts w:ascii="Times New Roman" w:hAnsi="Times New Roman"/>
          <w:b/>
          <w:bCs/>
          <w:sz w:val="24"/>
          <w:szCs w:val="24"/>
        </w:rPr>
      </w:pPr>
      <w:r>
        <w:rPr>
          <w:rFonts w:ascii="Times New Roman" w:hAnsi="Times New Roman"/>
          <w:b/>
          <w:bCs/>
          <w:sz w:val="24"/>
          <w:szCs w:val="24"/>
        </w:rPr>
        <w:lastRenderedPageBreak/>
        <w:t xml:space="preserve">*Note: </w:t>
      </w:r>
    </w:p>
    <w:p w:rsidR="0073466D" w:rsidRDefault="00C56BD9">
      <w:pPr>
        <w:numPr>
          <w:ilvl w:val="0"/>
          <w:numId w:val="39"/>
        </w:numPr>
        <w:ind w:left="0" w:firstLine="720"/>
        <w:jc w:val="both"/>
        <w:rPr>
          <w:rFonts w:ascii="Times New Roman" w:hAnsi="Times New Roman"/>
          <w:b/>
          <w:bCs/>
          <w:sz w:val="24"/>
          <w:szCs w:val="24"/>
        </w:rPr>
      </w:pPr>
      <w:r>
        <w:rPr>
          <w:rFonts w:ascii="Times New Roman" w:hAnsi="Times New Roman"/>
          <w:sz w:val="24"/>
          <w:szCs w:val="24"/>
        </w:rPr>
        <w:t>Status of merchant</w:t>
      </w:r>
      <w:r>
        <w:rPr>
          <w:rFonts w:ascii="Times New Roman" w:hAnsi="Times New Roman"/>
          <w:sz w:val="24"/>
          <w:szCs w:val="24"/>
        </w:rPr>
        <w:t xml:space="preserve"> should be shown in screen.</w:t>
      </w:r>
    </w:p>
    <w:p w:rsidR="0073466D" w:rsidRPr="002671F4" w:rsidRDefault="00C56BD9">
      <w:pPr>
        <w:numPr>
          <w:ilvl w:val="0"/>
          <w:numId w:val="39"/>
        </w:numPr>
        <w:ind w:left="0" w:firstLine="720"/>
        <w:jc w:val="both"/>
        <w:rPr>
          <w:ins w:id="472" w:author="Lucas" w:date="2014-07-22T14:09:00Z"/>
          <w:rFonts w:ascii="Times New Roman" w:hAnsi="Times New Roman"/>
          <w:b/>
          <w:bCs/>
          <w:sz w:val="24"/>
          <w:szCs w:val="24"/>
          <w:rPrChange w:id="473" w:author="Lucas" w:date="2014-07-22T14:09:00Z">
            <w:rPr>
              <w:ins w:id="474" w:author="Lucas" w:date="2014-07-22T14:09:00Z"/>
              <w:rFonts w:ascii="Times New Roman" w:hAnsi="Times New Roman"/>
              <w:sz w:val="24"/>
              <w:szCs w:val="24"/>
            </w:rPr>
          </w:rPrChange>
        </w:rPr>
      </w:pPr>
      <w:r>
        <w:rPr>
          <w:rFonts w:ascii="Times New Roman" w:hAnsi="Times New Roman"/>
          <w:sz w:val="24"/>
          <w:szCs w:val="24"/>
        </w:rPr>
        <w:t>Status contract should be shown to the user in screen.</w:t>
      </w:r>
    </w:p>
    <w:p w:rsidR="002671F4" w:rsidRDefault="002671F4">
      <w:pPr>
        <w:numPr>
          <w:ilvl w:val="0"/>
          <w:numId w:val="39"/>
        </w:numPr>
        <w:ind w:left="0" w:firstLine="720"/>
        <w:jc w:val="both"/>
        <w:rPr>
          <w:rFonts w:ascii="Times New Roman" w:hAnsi="Times New Roman"/>
          <w:b/>
          <w:bCs/>
          <w:sz w:val="24"/>
          <w:szCs w:val="24"/>
        </w:rPr>
      </w:pPr>
      <w:ins w:id="475" w:author="Lucas" w:date="2014-07-22T14:10:00Z">
        <w:r>
          <w:rPr>
            <w:rFonts w:ascii="Times New Roman" w:hAnsi="Times New Roman"/>
            <w:sz w:val="24"/>
            <w:szCs w:val="24"/>
          </w:rPr>
          <w:t>We need to show on top any overcharge the contract might have (money we took after the contract was paid) so that we know what amount to refund the client.</w:t>
        </w:r>
      </w:ins>
    </w:p>
    <w:p w:rsidR="0073466D" w:rsidRDefault="00C56BD9">
      <w:pPr>
        <w:numPr>
          <w:ilvl w:val="0"/>
          <w:numId w:val="39"/>
        </w:numPr>
        <w:ind w:left="0" w:firstLine="720"/>
        <w:jc w:val="both"/>
        <w:rPr>
          <w:rFonts w:ascii="Times New Roman" w:hAnsi="Times New Roman"/>
          <w:b/>
          <w:bCs/>
          <w:sz w:val="24"/>
          <w:szCs w:val="24"/>
        </w:rPr>
      </w:pPr>
      <w:r>
        <w:rPr>
          <w:rFonts w:ascii="Times New Roman" w:hAnsi="Times New Roman"/>
          <w:sz w:val="24"/>
          <w:szCs w:val="24"/>
        </w:rPr>
        <w:t>Merchant screen will be accessible to all users.</w:t>
      </w:r>
    </w:p>
    <w:p w:rsidR="0073466D" w:rsidRDefault="00C56BD9">
      <w:pPr>
        <w:numPr>
          <w:ilvl w:val="0"/>
          <w:numId w:val="39"/>
        </w:numPr>
        <w:ind w:left="0" w:firstLine="720"/>
        <w:jc w:val="both"/>
        <w:rPr>
          <w:rFonts w:ascii="Times New Roman" w:hAnsi="Times New Roman"/>
          <w:b/>
          <w:bCs/>
          <w:sz w:val="24"/>
          <w:szCs w:val="24"/>
        </w:rPr>
      </w:pPr>
      <w:r>
        <w:rPr>
          <w:rFonts w:ascii="Times New Roman" w:hAnsi="Times New Roman"/>
          <w:sz w:val="24"/>
          <w:szCs w:val="24"/>
        </w:rPr>
        <w:t>All users cannot edit information in merchant screen.</w:t>
      </w:r>
    </w:p>
    <w:p w:rsidR="0073466D" w:rsidRDefault="00C56BD9">
      <w:pPr>
        <w:pStyle w:val="Ttulo3"/>
        <w:jc w:val="both"/>
        <w:rPr>
          <w:rFonts w:ascii="Times New Roman" w:hAnsi="Times New Roman"/>
          <w:sz w:val="24"/>
          <w:szCs w:val="24"/>
        </w:rPr>
      </w:pPr>
      <w:bookmarkStart w:id="476" w:name="_Toc27760"/>
      <w:bookmarkStart w:id="477" w:name="_Toc1750"/>
      <w:bookmarkStart w:id="478" w:name="_Toc18552"/>
      <w:bookmarkStart w:id="479" w:name="_Toc8202"/>
      <w:r>
        <w:rPr>
          <w:rFonts w:ascii="Times New Roman" w:hAnsi="Times New Roman"/>
          <w:sz w:val="24"/>
          <w:szCs w:val="24"/>
        </w:rPr>
        <w:t>2.1.2.4.1 Business Tab</w:t>
      </w:r>
      <w:bookmarkEnd w:id="476"/>
      <w:bookmarkEnd w:id="477"/>
      <w:bookmarkEnd w:id="478"/>
      <w:bookmarkEnd w:id="479"/>
    </w:p>
    <w:p w:rsidR="0073466D" w:rsidRDefault="00C56BD9">
      <w:pPr>
        <w:rPr>
          <w:rFonts w:ascii="Times New Roman" w:hAnsi="Times New Roman"/>
          <w:color w:val="0F243E"/>
          <w:sz w:val="24"/>
          <w:szCs w:val="24"/>
        </w:rPr>
      </w:pPr>
      <w:r>
        <w:rPr>
          <w:rFonts w:ascii="Times New Roman" w:hAnsi="Times New Roman"/>
          <w:color w:val="0F243E"/>
          <w:sz w:val="24"/>
          <w:szCs w:val="24"/>
        </w:rPr>
        <w:t>This is the main tab, and it will contain the f</w:t>
      </w:r>
      <w:r>
        <w:rPr>
          <w:rFonts w:ascii="Times New Roman" w:hAnsi="Times New Roman"/>
          <w:color w:val="0F243E"/>
          <w:sz w:val="24"/>
          <w:szCs w:val="24"/>
        </w:rPr>
        <w:t>ollowing information:</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Name of the company</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Name of the business</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Business Status</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RNC</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Type of entity</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Address</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City</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Province</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Telephone Number</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Email</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Date the business started</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 xml:space="preserve">Date the business began accepting CC (This information should be pulled from the SPF </w:t>
      </w:r>
      <w:r>
        <w:rPr>
          <w:rFonts w:ascii="Times New Roman" w:hAnsi="Times New Roman"/>
          <w:color w:val="0F243E"/>
          <w:sz w:val="24"/>
          <w:szCs w:val="24"/>
        </w:rPr>
        <w:t>file the Processor Companies send)</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Type of industry</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Processor Company and Affiliate Number (As many as the Merchant has)</w:t>
      </w:r>
    </w:p>
    <w:p w:rsidR="0073466D" w:rsidRDefault="00C56BD9">
      <w:pPr>
        <w:pStyle w:val="Prrafodelista1"/>
        <w:numPr>
          <w:ilvl w:val="0"/>
          <w:numId w:val="40"/>
        </w:numPr>
        <w:rPr>
          <w:rFonts w:ascii="Times New Roman" w:hAnsi="Times New Roman"/>
          <w:color w:val="0F243E"/>
          <w:sz w:val="24"/>
          <w:szCs w:val="24"/>
        </w:rPr>
      </w:pPr>
      <w:r>
        <w:rPr>
          <w:rFonts w:ascii="Times New Roman" w:hAnsi="Times New Roman"/>
          <w:color w:val="0F243E"/>
          <w:sz w:val="24"/>
          <w:szCs w:val="24"/>
        </w:rPr>
        <w:t>Legal Address, City and Telephone Number</w:t>
      </w:r>
    </w:p>
    <w:p w:rsidR="0073466D" w:rsidRDefault="00C56BD9">
      <w:pPr>
        <w:rPr>
          <w:rFonts w:ascii="Times New Roman" w:hAnsi="Times New Roman"/>
          <w:color w:val="0F243E"/>
          <w:sz w:val="24"/>
          <w:szCs w:val="24"/>
        </w:rPr>
      </w:pPr>
      <w:r>
        <w:rPr>
          <w:rFonts w:ascii="Times New Roman" w:hAnsi="Times New Roman"/>
          <w:color w:val="0F243E"/>
          <w:sz w:val="24"/>
          <w:szCs w:val="24"/>
        </w:rPr>
        <w:t>Our current Merchant Screen looks like this:</w:t>
      </w:r>
    </w:p>
    <w:p w:rsidR="0073466D" w:rsidRDefault="002671F4">
      <w:pPr>
        <w:rPr>
          <w:rFonts w:ascii="Times New Roman" w:hAnsi="Times New Roman"/>
          <w:sz w:val="24"/>
          <w:szCs w:val="24"/>
        </w:rPr>
      </w:pPr>
      <w:r>
        <w:rPr>
          <w:rFonts w:ascii="Times New Roman" w:hAnsi="Times New Roman"/>
          <w:noProof/>
          <w:sz w:val="24"/>
          <w:szCs w:val="24"/>
        </w:rPr>
        <w:lastRenderedPageBreak/>
        <w:drawing>
          <wp:inline distT="0" distB="0" distL="0" distR="0">
            <wp:extent cx="5337810" cy="2424430"/>
            <wp:effectExtent l="19050" t="0" r="34290" b="13970"/>
            <wp:docPr id="12" name="Picture Fram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7"/>
                    <pic:cNvPicPr>
                      <a:picLocks noChangeAspect="1" noChangeArrowheads="1"/>
                    </pic:cNvPicPr>
                  </pic:nvPicPr>
                  <pic:blipFill>
                    <a:blip r:embed="rId20"/>
                    <a:srcRect/>
                    <a:stretch>
                      <a:fillRect/>
                    </a:stretch>
                  </pic:blipFill>
                  <pic:spPr bwMode="auto">
                    <a:xfrm>
                      <a:off x="0" y="0"/>
                      <a:ext cx="5337810" cy="2424430"/>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2671F4">
      <w:pPr>
        <w:rPr>
          <w:rFonts w:ascii="Times New Roman" w:hAnsi="Times New Roman"/>
          <w:sz w:val="24"/>
          <w:szCs w:val="24"/>
        </w:rPr>
      </w:pPr>
      <w:r>
        <w:rPr>
          <w:rFonts w:ascii="Times New Roman" w:hAnsi="Times New Roman"/>
          <w:noProof/>
          <w:sz w:val="24"/>
          <w:szCs w:val="24"/>
        </w:rPr>
        <w:drawing>
          <wp:inline distT="0" distB="0" distL="0" distR="0">
            <wp:extent cx="5454650" cy="2254250"/>
            <wp:effectExtent l="19050" t="0" r="31750" b="12700"/>
            <wp:docPr id="13" name="Picture Fram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21"/>
                    <a:srcRect/>
                    <a:stretch>
                      <a:fillRect/>
                    </a:stretch>
                  </pic:blipFill>
                  <pic:spPr bwMode="auto">
                    <a:xfrm>
                      <a:off x="0" y="0"/>
                      <a:ext cx="5454650" cy="2254250"/>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2671F4">
      <w:pPr>
        <w:rPr>
          <w:ins w:id="480" w:author="D" w:date="2014-07-22T11:04:00Z"/>
          <w:rFonts w:ascii="Times New Roman" w:hAnsi="Times New Roman"/>
          <w:sz w:val="24"/>
          <w:szCs w:val="24"/>
        </w:rPr>
      </w:pPr>
      <w:r>
        <w:rPr>
          <w:rFonts w:ascii="Times New Roman" w:hAnsi="Times New Roman"/>
          <w:noProof/>
          <w:sz w:val="24"/>
          <w:szCs w:val="24"/>
        </w:rPr>
        <w:drawing>
          <wp:inline distT="0" distB="0" distL="0" distR="0">
            <wp:extent cx="5454650" cy="2392045"/>
            <wp:effectExtent l="19050" t="0" r="31750" b="27305"/>
            <wp:docPr id="14"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22"/>
                    <a:srcRect/>
                    <a:stretch>
                      <a:fillRect/>
                    </a:stretch>
                  </pic:blipFill>
                  <pic:spPr bwMode="auto">
                    <a:xfrm>
                      <a:off x="0" y="0"/>
                      <a:ext cx="5454650" cy="2392045"/>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481" w:name="_Toc22253"/>
      <w:bookmarkStart w:id="482" w:name="_Toc16239"/>
      <w:bookmarkStart w:id="483" w:name="_Toc30578"/>
      <w:bookmarkStart w:id="484" w:name="_Toc12369"/>
      <w:r>
        <w:rPr>
          <w:rFonts w:ascii="Times New Roman" w:hAnsi="Times New Roman"/>
          <w:sz w:val="24"/>
          <w:szCs w:val="24"/>
        </w:rPr>
        <w:lastRenderedPageBreak/>
        <w:t>2.1.2.4.2 Landlord Tab</w:t>
      </w:r>
      <w:bookmarkEnd w:id="481"/>
      <w:bookmarkEnd w:id="482"/>
      <w:bookmarkEnd w:id="483"/>
      <w:bookmarkEnd w:id="484"/>
    </w:p>
    <w:p w:rsidR="0073466D" w:rsidRDefault="00C56BD9">
      <w:pPr>
        <w:rPr>
          <w:rFonts w:ascii="Times New Roman" w:hAnsi="Times New Roman"/>
          <w:color w:val="0F243E"/>
          <w:sz w:val="24"/>
          <w:szCs w:val="24"/>
        </w:rPr>
      </w:pPr>
      <w:r>
        <w:rPr>
          <w:rFonts w:ascii="Times New Roman" w:hAnsi="Times New Roman"/>
          <w:color w:val="0F243E"/>
          <w:sz w:val="24"/>
          <w:szCs w:val="24"/>
        </w:rPr>
        <w:t xml:space="preserve">This is the tab that contains the information of the landlord, if it applies. If the business owns the local, then this tab should be empty. </w:t>
      </w:r>
    </w:p>
    <w:p w:rsidR="0073466D" w:rsidRDefault="00C56BD9">
      <w:pPr>
        <w:rPr>
          <w:rFonts w:ascii="Times New Roman" w:hAnsi="Times New Roman"/>
          <w:color w:val="0F243E"/>
          <w:sz w:val="24"/>
          <w:szCs w:val="24"/>
        </w:rPr>
      </w:pPr>
      <w:r>
        <w:rPr>
          <w:rFonts w:ascii="Times New Roman" w:hAnsi="Times New Roman"/>
          <w:color w:val="0F243E"/>
          <w:sz w:val="24"/>
          <w:szCs w:val="24"/>
        </w:rPr>
        <w:t>It contains these fields:</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Type of property</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Landlord Company Name</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Landlord Name</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Telephone Number</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Cell Phone Number</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Email</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Address</w:t>
      </w:r>
      <w:r>
        <w:rPr>
          <w:rFonts w:ascii="Times New Roman" w:hAnsi="Times New Roman"/>
          <w:color w:val="0F243E"/>
          <w:sz w:val="24"/>
          <w:szCs w:val="24"/>
        </w:rPr>
        <w:br/>
        <w:t>City</w:t>
      </w:r>
    </w:p>
    <w:p w:rsidR="0073466D" w:rsidRDefault="00C56BD9">
      <w:pPr>
        <w:pStyle w:val="Prrafodelista1"/>
        <w:numPr>
          <w:ilvl w:val="0"/>
          <w:numId w:val="41"/>
        </w:numPr>
        <w:rPr>
          <w:rFonts w:ascii="Times New Roman" w:hAnsi="Times New Roman"/>
          <w:color w:val="0F243E"/>
          <w:sz w:val="24"/>
          <w:szCs w:val="24"/>
        </w:rPr>
      </w:pPr>
      <w:r>
        <w:rPr>
          <w:rFonts w:ascii="Times New Roman" w:hAnsi="Times New Roman"/>
          <w:color w:val="0F243E"/>
          <w:sz w:val="24"/>
          <w:szCs w:val="24"/>
        </w:rPr>
        <w:t>Monthly Rent Amount</w:t>
      </w:r>
    </w:p>
    <w:p w:rsidR="0073466D" w:rsidRDefault="00C56BD9">
      <w:pPr>
        <w:rPr>
          <w:rFonts w:ascii="Times New Roman" w:hAnsi="Times New Roman"/>
          <w:color w:val="0F243E"/>
          <w:sz w:val="24"/>
          <w:szCs w:val="24"/>
        </w:rPr>
      </w:pPr>
      <w:r>
        <w:rPr>
          <w:rFonts w:ascii="Times New Roman" w:hAnsi="Times New Roman"/>
          <w:color w:val="0F243E"/>
          <w:sz w:val="24"/>
          <w:szCs w:val="24"/>
        </w:rPr>
        <w:t>Below this should be a copy of the script from the Landlord verification task and all the answers that were filled in (if the contract workflow has been completed).</w:t>
      </w:r>
    </w:p>
    <w:p w:rsidR="0073466D" w:rsidRDefault="00C56BD9">
      <w:pPr>
        <w:rPr>
          <w:rFonts w:ascii="Times New Roman" w:hAnsi="Times New Roman"/>
          <w:color w:val="0F243E"/>
          <w:sz w:val="24"/>
          <w:szCs w:val="24"/>
        </w:rPr>
      </w:pPr>
      <w:r>
        <w:rPr>
          <w:rFonts w:ascii="Times New Roman" w:hAnsi="Times New Roman"/>
          <w:color w:val="0F243E"/>
          <w:sz w:val="24"/>
          <w:szCs w:val="24"/>
        </w:rPr>
        <w:t>Our current Landlord tab looks like this:</w:t>
      </w:r>
    </w:p>
    <w:p w:rsidR="0073466D" w:rsidRDefault="002671F4">
      <w:pPr>
        <w:rPr>
          <w:rFonts w:ascii="Times New Roman" w:hAnsi="Times New Roman"/>
          <w:sz w:val="24"/>
          <w:szCs w:val="24"/>
        </w:rPr>
      </w:pPr>
      <w:r>
        <w:rPr>
          <w:rFonts w:ascii="Times New Roman" w:hAnsi="Times New Roman"/>
          <w:noProof/>
          <w:sz w:val="24"/>
          <w:szCs w:val="24"/>
        </w:rPr>
        <w:drawing>
          <wp:inline distT="0" distB="0" distL="0" distR="0">
            <wp:extent cx="5932805" cy="2306955"/>
            <wp:effectExtent l="19050" t="0" r="29845" b="17145"/>
            <wp:docPr id="15" name="Picture Fram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pic:cNvPicPr>
                      <a:picLocks noChangeAspect="1" noChangeArrowheads="1"/>
                    </pic:cNvPicPr>
                  </pic:nvPicPr>
                  <pic:blipFill>
                    <a:blip r:embed="rId23"/>
                    <a:srcRect/>
                    <a:stretch>
                      <a:fillRect/>
                    </a:stretch>
                  </pic:blipFill>
                  <pic:spPr bwMode="auto">
                    <a:xfrm>
                      <a:off x="0" y="0"/>
                      <a:ext cx="5932805" cy="2306955"/>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485" w:name="_Toc32374"/>
      <w:bookmarkStart w:id="486" w:name="_Toc17412"/>
      <w:bookmarkStart w:id="487" w:name="_Toc27737"/>
      <w:bookmarkStart w:id="488" w:name="_Toc10613"/>
      <w:r>
        <w:rPr>
          <w:rFonts w:ascii="Times New Roman" w:hAnsi="Times New Roman"/>
          <w:sz w:val="24"/>
          <w:szCs w:val="24"/>
        </w:rPr>
        <w:t>2.1.2.4</w:t>
      </w:r>
      <w:r>
        <w:rPr>
          <w:rFonts w:ascii="Times New Roman" w:hAnsi="Times New Roman"/>
          <w:sz w:val="24"/>
          <w:szCs w:val="24"/>
        </w:rPr>
        <w:t>.3 Contacts Tab</w:t>
      </w:r>
      <w:bookmarkEnd w:id="485"/>
      <w:bookmarkEnd w:id="486"/>
      <w:bookmarkEnd w:id="487"/>
      <w:bookmarkEnd w:id="488"/>
    </w:p>
    <w:p w:rsidR="0073466D" w:rsidRDefault="00C56BD9">
      <w:pPr>
        <w:rPr>
          <w:rFonts w:ascii="Times New Roman" w:hAnsi="Times New Roman"/>
          <w:color w:val="0F243E"/>
          <w:sz w:val="24"/>
          <w:szCs w:val="24"/>
        </w:rPr>
      </w:pPr>
      <w:r>
        <w:rPr>
          <w:rFonts w:ascii="Times New Roman" w:hAnsi="Times New Roman"/>
          <w:color w:val="0F243E"/>
          <w:sz w:val="24"/>
          <w:szCs w:val="24"/>
        </w:rPr>
        <w:t>This is where we store all the information regarding contacts of a Merchant. A contact is any person within the business of the Merchant that we can call for information. It could be an owner or not.</w:t>
      </w:r>
    </w:p>
    <w:p w:rsidR="0073466D" w:rsidRDefault="00C56BD9">
      <w:pPr>
        <w:rPr>
          <w:rFonts w:ascii="Times New Roman" w:hAnsi="Times New Roman"/>
          <w:color w:val="0F243E"/>
          <w:sz w:val="24"/>
          <w:szCs w:val="24"/>
        </w:rPr>
      </w:pPr>
      <w:r>
        <w:rPr>
          <w:rFonts w:ascii="Times New Roman" w:hAnsi="Times New Roman"/>
          <w:color w:val="0F243E"/>
          <w:sz w:val="24"/>
          <w:szCs w:val="24"/>
        </w:rPr>
        <w:t>It contains these fields:</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lastRenderedPageBreak/>
        <w:t>Name</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Last Name</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ID</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Date of Birth</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Position</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Address</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City</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Province</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Email</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Telephone Number</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Cell Phone Number</w:t>
      </w:r>
    </w:p>
    <w:p w:rsidR="0073466D" w:rsidRDefault="0073466D">
      <w:pPr>
        <w:rPr>
          <w:rFonts w:ascii="Times New Roman" w:hAnsi="Times New Roman"/>
          <w:color w:val="0F243E"/>
          <w:sz w:val="24"/>
          <w:szCs w:val="24"/>
        </w:rPr>
      </w:pPr>
    </w:p>
    <w:p w:rsidR="0073466D" w:rsidRDefault="00C56BD9">
      <w:pPr>
        <w:rPr>
          <w:rFonts w:ascii="Times New Roman" w:hAnsi="Times New Roman"/>
          <w:color w:val="0F243E"/>
          <w:sz w:val="24"/>
          <w:szCs w:val="24"/>
        </w:rPr>
      </w:pPr>
      <w:r>
        <w:rPr>
          <w:rFonts w:ascii="Times New Roman" w:hAnsi="Times New Roman"/>
          <w:color w:val="0F243E"/>
          <w:sz w:val="24"/>
          <w:szCs w:val="24"/>
        </w:rPr>
        <w:t>In this screen we should be able to add and delete Contacts.</w:t>
      </w:r>
    </w:p>
    <w:p w:rsidR="0073466D" w:rsidRDefault="0073466D">
      <w:pPr>
        <w:rPr>
          <w:rFonts w:ascii="Times New Roman" w:hAnsi="Times New Roman"/>
          <w:color w:val="0F243E"/>
          <w:sz w:val="24"/>
          <w:szCs w:val="24"/>
        </w:rPr>
      </w:pPr>
    </w:p>
    <w:p w:rsidR="0073466D" w:rsidRDefault="00C56BD9">
      <w:pPr>
        <w:rPr>
          <w:rFonts w:ascii="Times New Roman" w:hAnsi="Times New Roman"/>
          <w:color w:val="0F243E"/>
          <w:sz w:val="24"/>
          <w:szCs w:val="24"/>
        </w:rPr>
      </w:pPr>
      <w:r>
        <w:rPr>
          <w:rFonts w:ascii="Times New Roman" w:hAnsi="Times New Roman"/>
          <w:color w:val="0F243E"/>
          <w:sz w:val="24"/>
          <w:szCs w:val="24"/>
        </w:rPr>
        <w:t>Our current Contacts tab looks like this:</w:t>
      </w:r>
    </w:p>
    <w:p w:rsidR="0073466D" w:rsidRDefault="002671F4">
      <w:pPr>
        <w:rPr>
          <w:ins w:id="489" w:author="D" w:date="2014-07-22T11:08:00Z"/>
          <w:rFonts w:ascii="Times New Roman" w:hAnsi="Times New Roman"/>
          <w:sz w:val="24"/>
          <w:szCs w:val="24"/>
        </w:rPr>
      </w:pPr>
      <w:r>
        <w:rPr>
          <w:rFonts w:ascii="Times New Roman" w:hAnsi="Times New Roman"/>
          <w:noProof/>
          <w:sz w:val="24"/>
          <w:szCs w:val="24"/>
        </w:rPr>
        <w:drawing>
          <wp:inline distT="0" distB="0" distL="0" distR="0">
            <wp:extent cx="5943600" cy="2583815"/>
            <wp:effectExtent l="19050" t="0" r="38100" b="26035"/>
            <wp:docPr id="16"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24"/>
                    <a:srcRect/>
                    <a:stretch>
                      <a:fillRect/>
                    </a:stretch>
                  </pic:blipFill>
                  <pic:spPr bwMode="auto">
                    <a:xfrm>
                      <a:off x="0" y="0"/>
                      <a:ext cx="5943600" cy="2583815"/>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b/>
          <w:bCs/>
          <w:sz w:val="24"/>
          <w:szCs w:val="24"/>
        </w:rPr>
        <w:t>*Note:</w:t>
      </w:r>
    </w:p>
    <w:p w:rsidR="0073466D" w:rsidRDefault="00C56BD9">
      <w:pPr>
        <w:numPr>
          <w:ilvl w:val="0"/>
          <w:numId w:val="43"/>
        </w:numPr>
        <w:tabs>
          <w:tab w:val="clear" w:pos="425"/>
        </w:tabs>
        <w:ind w:left="0" w:firstLine="0"/>
        <w:jc w:val="both"/>
        <w:rPr>
          <w:rFonts w:ascii="Times New Roman" w:hAnsi="Times New Roman"/>
          <w:sz w:val="24"/>
          <w:szCs w:val="24"/>
        </w:rPr>
      </w:pPr>
      <w:r>
        <w:rPr>
          <w:rFonts w:ascii="Times New Roman" w:hAnsi="Times New Roman"/>
          <w:sz w:val="24"/>
          <w:szCs w:val="24"/>
        </w:rPr>
        <w:t xml:space="preserve">A contact is a person from the business of the </w:t>
      </w:r>
      <w:r>
        <w:rPr>
          <w:rFonts w:ascii="Times New Roman" w:hAnsi="Times New Roman"/>
          <w:sz w:val="24"/>
          <w:szCs w:val="24"/>
        </w:rPr>
        <w:t>merchant whom we can talk to if we need to. For example, let's say there's the Accountant of the business, if we talk to him, we create him as a contact (because he's not an owner) and then next time we need to talk to him we will have his information on t</w:t>
      </w:r>
      <w:r>
        <w:rPr>
          <w:rFonts w:ascii="Times New Roman" w:hAnsi="Times New Roman"/>
          <w:sz w:val="24"/>
          <w:szCs w:val="24"/>
        </w:rPr>
        <w:t>he system.</w:t>
      </w:r>
    </w:p>
    <w:p w:rsidR="0073466D" w:rsidRDefault="00C56BD9">
      <w:pPr>
        <w:numPr>
          <w:ilvl w:val="0"/>
          <w:numId w:val="43"/>
        </w:numPr>
        <w:tabs>
          <w:tab w:val="clear" w:pos="425"/>
        </w:tabs>
        <w:ind w:left="0" w:firstLine="0"/>
        <w:jc w:val="both"/>
        <w:rPr>
          <w:rFonts w:ascii="Times New Roman" w:hAnsi="Times New Roman"/>
          <w:sz w:val="24"/>
          <w:szCs w:val="24"/>
        </w:rPr>
      </w:pPr>
      <w:r>
        <w:rPr>
          <w:rFonts w:ascii="Times New Roman" w:hAnsi="Times New Roman"/>
          <w:sz w:val="24"/>
          <w:szCs w:val="24"/>
        </w:rPr>
        <w:t>Only authorized users should be able to add/edit contacts.</w:t>
      </w:r>
    </w:p>
    <w:p w:rsidR="0073466D" w:rsidRDefault="00C56BD9">
      <w:pPr>
        <w:numPr>
          <w:ilvl w:val="0"/>
          <w:numId w:val="43"/>
        </w:numPr>
        <w:tabs>
          <w:tab w:val="clear" w:pos="425"/>
        </w:tabs>
        <w:ind w:left="0" w:firstLine="0"/>
        <w:jc w:val="both"/>
        <w:rPr>
          <w:rFonts w:ascii="Times New Roman" w:hAnsi="Times New Roman"/>
          <w:sz w:val="24"/>
          <w:szCs w:val="24"/>
        </w:rPr>
      </w:pPr>
      <w:r>
        <w:rPr>
          <w:rFonts w:ascii="Times New Roman" w:hAnsi="Times New Roman"/>
          <w:sz w:val="24"/>
          <w:szCs w:val="24"/>
        </w:rPr>
        <w:lastRenderedPageBreak/>
        <w:t>All fields are mandatory to create a contract.</w:t>
      </w:r>
    </w:p>
    <w:p w:rsidR="0073466D" w:rsidRDefault="00C56BD9">
      <w:pPr>
        <w:numPr>
          <w:ilvl w:val="0"/>
          <w:numId w:val="43"/>
        </w:numPr>
        <w:tabs>
          <w:tab w:val="clear" w:pos="425"/>
        </w:tabs>
        <w:ind w:left="0" w:firstLine="0"/>
        <w:jc w:val="both"/>
        <w:rPr>
          <w:rFonts w:ascii="Times New Roman" w:hAnsi="Times New Roman"/>
          <w:sz w:val="24"/>
          <w:szCs w:val="24"/>
        </w:rPr>
      </w:pPr>
      <w:r>
        <w:rPr>
          <w:rFonts w:ascii="Times New Roman" w:hAnsi="Times New Roman"/>
          <w:sz w:val="24"/>
          <w:szCs w:val="24"/>
        </w:rPr>
        <w:t>History of deleted contacts should be logged.</w:t>
      </w:r>
    </w:p>
    <w:p w:rsidR="0073466D" w:rsidRDefault="00C56BD9">
      <w:pPr>
        <w:numPr>
          <w:ilvl w:val="0"/>
          <w:numId w:val="43"/>
        </w:numPr>
        <w:tabs>
          <w:tab w:val="clear" w:pos="425"/>
        </w:tabs>
        <w:ind w:left="0" w:firstLine="0"/>
        <w:jc w:val="both"/>
        <w:rPr>
          <w:rFonts w:ascii="Times New Roman" w:hAnsi="Times New Roman"/>
          <w:sz w:val="24"/>
          <w:szCs w:val="24"/>
        </w:rPr>
      </w:pPr>
      <w:r>
        <w:rPr>
          <w:rFonts w:ascii="Times New Roman" w:hAnsi="Times New Roman"/>
          <w:sz w:val="24"/>
          <w:szCs w:val="24"/>
        </w:rPr>
        <w:t>A merchant can have multiple contacts.</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490" w:name="_Toc6478"/>
      <w:bookmarkStart w:id="491" w:name="_Toc6358"/>
      <w:bookmarkStart w:id="492" w:name="_Toc6545"/>
      <w:bookmarkStart w:id="493" w:name="_Toc14228"/>
      <w:r>
        <w:rPr>
          <w:rFonts w:ascii="Times New Roman" w:hAnsi="Times New Roman"/>
          <w:sz w:val="24"/>
          <w:szCs w:val="24"/>
        </w:rPr>
        <w:t>2.1.2.4.4 Owners Tab</w:t>
      </w:r>
      <w:bookmarkEnd w:id="490"/>
      <w:bookmarkEnd w:id="491"/>
      <w:bookmarkEnd w:id="492"/>
      <w:bookmarkEnd w:id="493"/>
    </w:p>
    <w:p w:rsidR="0073466D" w:rsidRDefault="00C56BD9">
      <w:pPr>
        <w:rPr>
          <w:rFonts w:ascii="Times New Roman" w:hAnsi="Times New Roman"/>
          <w:color w:val="0F243E"/>
          <w:sz w:val="24"/>
          <w:szCs w:val="24"/>
        </w:rPr>
      </w:pPr>
      <w:r>
        <w:rPr>
          <w:rFonts w:ascii="Times New Roman" w:hAnsi="Times New Roman"/>
          <w:color w:val="0F243E"/>
          <w:sz w:val="24"/>
          <w:szCs w:val="24"/>
        </w:rPr>
        <w:t>This tab is exactly like the Con</w:t>
      </w:r>
      <w:r>
        <w:rPr>
          <w:rFonts w:ascii="Times New Roman" w:hAnsi="Times New Roman"/>
          <w:color w:val="0F243E"/>
          <w:sz w:val="24"/>
          <w:szCs w:val="24"/>
        </w:rPr>
        <w:t>tacts tab except it needs to add a couple of fields:</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Name</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Last Name</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ID</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Date of Birth</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Position</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Address</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City</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Province</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Email</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Telephone Number</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Cell Phone Number</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Date became Owner</w:t>
      </w:r>
    </w:p>
    <w:p w:rsidR="0073466D" w:rsidRDefault="00C56BD9">
      <w:pPr>
        <w:pStyle w:val="Prrafodelista1"/>
        <w:numPr>
          <w:ilvl w:val="0"/>
          <w:numId w:val="42"/>
        </w:numPr>
        <w:rPr>
          <w:rFonts w:ascii="Times New Roman" w:hAnsi="Times New Roman"/>
          <w:color w:val="0F243E"/>
          <w:sz w:val="24"/>
          <w:szCs w:val="24"/>
        </w:rPr>
      </w:pPr>
      <w:r>
        <w:rPr>
          <w:rFonts w:ascii="Times New Roman" w:hAnsi="Times New Roman"/>
          <w:color w:val="0F243E"/>
          <w:sz w:val="24"/>
          <w:szCs w:val="24"/>
        </w:rPr>
        <w:t>Authorized to sign the contract (checkbox)</w:t>
      </w:r>
    </w:p>
    <w:p w:rsidR="0073466D" w:rsidRDefault="00C56BD9">
      <w:pPr>
        <w:rPr>
          <w:rFonts w:ascii="Times New Roman" w:hAnsi="Times New Roman"/>
          <w:sz w:val="24"/>
          <w:szCs w:val="24"/>
        </w:rPr>
      </w:pPr>
      <w:r>
        <w:rPr>
          <w:rFonts w:ascii="Times New Roman" w:hAnsi="Times New Roman"/>
          <w:color w:val="0F243E"/>
          <w:sz w:val="24"/>
          <w:szCs w:val="24"/>
        </w:rPr>
        <w:t xml:space="preserve">In the same way, we should be able to </w:t>
      </w:r>
      <w:r>
        <w:rPr>
          <w:rFonts w:ascii="Times New Roman" w:hAnsi="Times New Roman"/>
          <w:color w:val="0F243E"/>
          <w:sz w:val="24"/>
          <w:szCs w:val="24"/>
        </w:rPr>
        <w:t>add and remove owners here.</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494" w:name="_Toc283"/>
      <w:bookmarkStart w:id="495" w:name="_Toc27038"/>
      <w:bookmarkStart w:id="496" w:name="_Toc31181"/>
      <w:bookmarkStart w:id="497" w:name="_Toc31301"/>
      <w:r>
        <w:rPr>
          <w:rFonts w:ascii="Times New Roman" w:hAnsi="Times New Roman"/>
          <w:sz w:val="24"/>
          <w:szCs w:val="24"/>
        </w:rPr>
        <w:t>2.1.2.4.5 Profiles</w:t>
      </w:r>
      <w:bookmarkEnd w:id="494"/>
      <w:bookmarkEnd w:id="495"/>
      <w:bookmarkEnd w:id="496"/>
      <w:bookmarkEnd w:id="497"/>
    </w:p>
    <w:p w:rsidR="0073466D" w:rsidRDefault="00C56BD9">
      <w:pPr>
        <w:rPr>
          <w:rFonts w:ascii="Times New Roman" w:hAnsi="Times New Roman"/>
          <w:color w:val="0F243E"/>
          <w:sz w:val="24"/>
          <w:szCs w:val="24"/>
        </w:rPr>
      </w:pPr>
      <w:r>
        <w:rPr>
          <w:rFonts w:ascii="Times New Roman" w:hAnsi="Times New Roman"/>
          <w:color w:val="0F243E"/>
          <w:sz w:val="24"/>
          <w:szCs w:val="24"/>
        </w:rPr>
        <w:t>This is the tab that contains information about the credit card affiliates and volumes.</w:t>
      </w:r>
    </w:p>
    <w:p w:rsidR="0073466D" w:rsidRDefault="00C56BD9">
      <w:pPr>
        <w:spacing w:line="240" w:lineRule="auto"/>
        <w:rPr>
          <w:rFonts w:ascii="Times New Roman" w:hAnsi="Times New Roman"/>
          <w:color w:val="0F243E"/>
          <w:sz w:val="24"/>
          <w:szCs w:val="24"/>
        </w:rPr>
      </w:pPr>
      <w:r>
        <w:rPr>
          <w:rFonts w:ascii="Times New Roman" w:hAnsi="Times New Roman"/>
          <w:color w:val="0F243E"/>
          <w:sz w:val="24"/>
          <w:szCs w:val="24"/>
        </w:rPr>
        <w:t>It should have the following fields:</w:t>
      </w:r>
    </w:p>
    <w:p w:rsidR="0073466D" w:rsidRDefault="00C56BD9">
      <w:pPr>
        <w:pStyle w:val="Prrafodelista1"/>
        <w:numPr>
          <w:ilvl w:val="0"/>
          <w:numId w:val="44"/>
        </w:numPr>
        <w:rPr>
          <w:rFonts w:ascii="Times New Roman" w:hAnsi="Times New Roman"/>
          <w:color w:val="0F243E"/>
          <w:sz w:val="24"/>
          <w:szCs w:val="24"/>
        </w:rPr>
      </w:pPr>
      <w:r>
        <w:rPr>
          <w:rFonts w:ascii="Times New Roman" w:hAnsi="Times New Roman"/>
          <w:color w:val="0F243E"/>
          <w:sz w:val="24"/>
          <w:szCs w:val="24"/>
        </w:rPr>
        <w:t>Gross Yearly Sales</w:t>
      </w:r>
    </w:p>
    <w:p w:rsidR="0073466D" w:rsidRDefault="00C56BD9">
      <w:pPr>
        <w:pStyle w:val="Prrafodelista1"/>
        <w:numPr>
          <w:ilvl w:val="0"/>
          <w:numId w:val="44"/>
        </w:numPr>
        <w:rPr>
          <w:rFonts w:ascii="Times New Roman" w:hAnsi="Times New Roman"/>
          <w:color w:val="0F243E"/>
          <w:sz w:val="24"/>
          <w:szCs w:val="24"/>
        </w:rPr>
      </w:pPr>
      <w:r>
        <w:rPr>
          <w:rFonts w:ascii="Times New Roman" w:hAnsi="Times New Roman"/>
          <w:color w:val="0F243E"/>
          <w:sz w:val="24"/>
          <w:szCs w:val="24"/>
        </w:rPr>
        <w:t>Average monthly transactions (number of tickets per month)</w:t>
      </w:r>
    </w:p>
    <w:p w:rsidR="0073466D" w:rsidRDefault="00C56BD9">
      <w:pPr>
        <w:pStyle w:val="Prrafodelista1"/>
        <w:numPr>
          <w:ilvl w:val="0"/>
          <w:numId w:val="44"/>
        </w:numPr>
        <w:rPr>
          <w:rFonts w:ascii="Times New Roman" w:hAnsi="Times New Roman"/>
          <w:color w:val="0F243E"/>
          <w:sz w:val="24"/>
          <w:szCs w:val="24"/>
        </w:rPr>
      </w:pPr>
      <w:r>
        <w:rPr>
          <w:rFonts w:ascii="Times New Roman" w:hAnsi="Times New Roman"/>
          <w:color w:val="0F243E"/>
          <w:sz w:val="24"/>
          <w:szCs w:val="24"/>
        </w:rPr>
        <w:t>Average Monthly Credit Card sales: If the Merchant has an active contract this field will be calculated with the payments. For example, if a merchant is paying 10,000 every month and the retention percentage of his contract is 10%, then his monthly sales m</w:t>
      </w:r>
      <w:r>
        <w:rPr>
          <w:rFonts w:ascii="Times New Roman" w:hAnsi="Times New Roman"/>
          <w:color w:val="0F243E"/>
          <w:sz w:val="24"/>
          <w:szCs w:val="24"/>
        </w:rPr>
        <w:t>ust be 100,000 (10,000/10%).</w:t>
      </w:r>
    </w:p>
    <w:p w:rsidR="0073466D" w:rsidRDefault="00C56BD9">
      <w:pPr>
        <w:pStyle w:val="Prrafodelista1"/>
        <w:numPr>
          <w:ilvl w:val="0"/>
          <w:numId w:val="44"/>
        </w:numPr>
        <w:rPr>
          <w:rFonts w:ascii="Times New Roman" w:hAnsi="Times New Roman"/>
          <w:color w:val="0F243E"/>
          <w:sz w:val="24"/>
          <w:szCs w:val="24"/>
        </w:rPr>
      </w:pPr>
      <w:r>
        <w:rPr>
          <w:rFonts w:ascii="Times New Roman" w:hAnsi="Times New Roman"/>
          <w:color w:val="0F243E"/>
          <w:sz w:val="24"/>
          <w:szCs w:val="24"/>
        </w:rPr>
        <w:t>Average used in the Calculator: This is the average credit card sales that were used in the calculator when the offer was made (if the Merchant has a contract).</w:t>
      </w:r>
    </w:p>
    <w:p w:rsidR="0073466D" w:rsidRDefault="00C56BD9">
      <w:pPr>
        <w:pStyle w:val="Prrafodelista1"/>
        <w:numPr>
          <w:ilvl w:val="0"/>
          <w:numId w:val="44"/>
        </w:numPr>
        <w:rPr>
          <w:rFonts w:ascii="Times New Roman" w:hAnsi="Times New Roman"/>
          <w:color w:val="0F243E"/>
          <w:sz w:val="24"/>
          <w:szCs w:val="24"/>
        </w:rPr>
      </w:pPr>
      <w:r>
        <w:rPr>
          <w:rFonts w:ascii="Times New Roman" w:hAnsi="Times New Roman"/>
          <w:color w:val="0F243E"/>
          <w:sz w:val="24"/>
          <w:szCs w:val="24"/>
        </w:rPr>
        <w:t xml:space="preserve">Monthly credit card sales as calculated by our system (if the </w:t>
      </w:r>
      <w:r>
        <w:rPr>
          <w:rFonts w:ascii="Times New Roman" w:hAnsi="Times New Roman"/>
          <w:color w:val="0F243E"/>
          <w:sz w:val="24"/>
          <w:szCs w:val="24"/>
        </w:rPr>
        <w:t xml:space="preserve">merchant has an active </w:t>
      </w:r>
      <w:r>
        <w:rPr>
          <w:rFonts w:ascii="Times New Roman" w:hAnsi="Times New Roman"/>
          <w:color w:val="0F243E"/>
          <w:sz w:val="24"/>
          <w:szCs w:val="24"/>
        </w:rPr>
        <w:lastRenderedPageBreak/>
        <w:t>contract) detailed month by month.</w:t>
      </w:r>
    </w:p>
    <w:p w:rsidR="0073466D" w:rsidRDefault="00C56BD9">
      <w:pPr>
        <w:pStyle w:val="Prrafodelista1"/>
        <w:numPr>
          <w:ilvl w:val="0"/>
          <w:numId w:val="44"/>
        </w:numPr>
        <w:rPr>
          <w:rFonts w:ascii="Times New Roman" w:hAnsi="Times New Roman"/>
          <w:color w:val="0F243E"/>
          <w:sz w:val="24"/>
          <w:szCs w:val="24"/>
        </w:rPr>
      </w:pPr>
      <w:r>
        <w:rPr>
          <w:rFonts w:ascii="Times New Roman" w:hAnsi="Times New Roman"/>
          <w:color w:val="0F243E"/>
          <w:sz w:val="24"/>
          <w:szCs w:val="24"/>
        </w:rPr>
        <w:t>Monthly credit card sales received from the Processor companies detailed month by month.</w:t>
      </w:r>
    </w:p>
    <w:p w:rsidR="0073466D" w:rsidRDefault="0073466D">
      <w:pPr>
        <w:rPr>
          <w:rFonts w:ascii="Times New Roman" w:hAnsi="Times New Roman"/>
          <w:color w:val="0F243E"/>
          <w:sz w:val="24"/>
          <w:szCs w:val="24"/>
        </w:rPr>
      </w:pPr>
    </w:p>
    <w:p w:rsidR="0073466D" w:rsidRDefault="00C56BD9">
      <w:pPr>
        <w:rPr>
          <w:rFonts w:ascii="Times New Roman" w:hAnsi="Times New Roman"/>
          <w:color w:val="0F243E"/>
          <w:sz w:val="24"/>
          <w:szCs w:val="24"/>
        </w:rPr>
      </w:pPr>
      <w:r>
        <w:rPr>
          <w:rFonts w:ascii="Times New Roman" w:hAnsi="Times New Roman"/>
          <w:color w:val="0F243E"/>
          <w:sz w:val="24"/>
          <w:szCs w:val="24"/>
        </w:rPr>
        <w:t>In this screen it would be convenient to have a drop list in the top that would let us choose between VisaNe</w:t>
      </w:r>
      <w:r>
        <w:rPr>
          <w:rFonts w:ascii="Times New Roman" w:hAnsi="Times New Roman"/>
          <w:color w:val="0F243E"/>
          <w:sz w:val="24"/>
          <w:szCs w:val="24"/>
        </w:rPr>
        <w:t>t and CardNet or both, and then show just the information concerning the selected option. For example, if we choose VisaNet, the fields will be filled only with VisaNet information, if I select CardNet only with CardNet information and if I select both, wi</w:t>
      </w:r>
      <w:r>
        <w:rPr>
          <w:rFonts w:ascii="Times New Roman" w:hAnsi="Times New Roman"/>
          <w:color w:val="0F243E"/>
          <w:sz w:val="24"/>
          <w:szCs w:val="24"/>
        </w:rPr>
        <w:t>th all the information we have.</w:t>
      </w:r>
    </w:p>
    <w:p w:rsidR="0073466D" w:rsidRDefault="00C56BD9">
      <w:pPr>
        <w:rPr>
          <w:rFonts w:ascii="Times New Roman" w:hAnsi="Times New Roman"/>
          <w:color w:val="0F243E"/>
          <w:sz w:val="24"/>
          <w:szCs w:val="24"/>
        </w:rPr>
      </w:pPr>
      <w:r>
        <w:rPr>
          <w:rFonts w:ascii="Times New Roman" w:hAnsi="Times New Roman"/>
          <w:color w:val="0F243E"/>
          <w:sz w:val="24"/>
          <w:szCs w:val="24"/>
        </w:rPr>
        <w:t>Our current Profiles tab looks like this:</w:t>
      </w:r>
    </w:p>
    <w:p w:rsidR="0073466D" w:rsidRDefault="002671F4">
      <w:pPr>
        <w:rPr>
          <w:ins w:id="498" w:author="D" w:date="2014-07-22T11:10:00Z"/>
          <w:rFonts w:ascii="Times New Roman" w:hAnsi="Times New Roman"/>
          <w:sz w:val="24"/>
          <w:szCs w:val="24"/>
        </w:rPr>
      </w:pPr>
      <w:r>
        <w:rPr>
          <w:rFonts w:ascii="Times New Roman" w:hAnsi="Times New Roman"/>
          <w:noProof/>
          <w:sz w:val="24"/>
          <w:szCs w:val="24"/>
        </w:rPr>
        <w:drawing>
          <wp:inline distT="0" distB="0" distL="0" distR="0">
            <wp:extent cx="5943600" cy="2722245"/>
            <wp:effectExtent l="19050" t="0" r="38100" b="20955"/>
            <wp:docPr id="17" name="Picture Fram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2"/>
                    <pic:cNvPicPr>
                      <a:picLocks noChangeAspect="1" noChangeArrowheads="1"/>
                    </pic:cNvPicPr>
                  </pic:nvPicPr>
                  <pic:blipFill>
                    <a:blip r:embed="rId25"/>
                    <a:srcRect/>
                    <a:stretch>
                      <a:fillRect/>
                    </a:stretch>
                  </pic:blipFill>
                  <pic:spPr bwMode="auto">
                    <a:xfrm>
                      <a:off x="0" y="0"/>
                      <a:ext cx="5943600" cy="2722245"/>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 xml:space="preserve">*Note: </w:t>
      </w:r>
    </w:p>
    <w:p w:rsidR="0073466D" w:rsidRDefault="00C56BD9">
      <w:pPr>
        <w:numPr>
          <w:ilvl w:val="0"/>
          <w:numId w:val="45"/>
        </w:numPr>
        <w:tabs>
          <w:tab w:val="clear" w:pos="425"/>
        </w:tabs>
        <w:ind w:left="0" w:firstLine="0"/>
        <w:jc w:val="both"/>
        <w:rPr>
          <w:rFonts w:ascii="Times New Roman" w:hAnsi="Times New Roman"/>
          <w:sz w:val="24"/>
          <w:szCs w:val="24"/>
        </w:rPr>
      </w:pPr>
      <w:r>
        <w:rPr>
          <w:rFonts w:ascii="Times New Roman" w:hAnsi="Times New Roman"/>
          <w:sz w:val="24"/>
          <w:szCs w:val="24"/>
        </w:rPr>
        <w:t>If both is selected as processors the values shown on screen will be sum of value for both processors.</w:t>
      </w:r>
    </w:p>
    <w:p w:rsidR="0073466D" w:rsidRDefault="00C56BD9">
      <w:pPr>
        <w:numPr>
          <w:ilvl w:val="0"/>
          <w:numId w:val="45"/>
        </w:numPr>
        <w:ind w:left="0" w:firstLine="0"/>
        <w:jc w:val="both"/>
        <w:rPr>
          <w:rFonts w:ascii="Times New Roman" w:hAnsi="Times New Roman"/>
          <w:sz w:val="24"/>
          <w:szCs w:val="24"/>
        </w:rPr>
      </w:pPr>
      <w:r>
        <w:rPr>
          <w:rFonts w:ascii="Times New Roman" w:hAnsi="Times New Roman"/>
          <w:sz w:val="24"/>
          <w:szCs w:val="24"/>
        </w:rPr>
        <w:t>Information should be shown for recent contract.</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499" w:name="_Toc6819"/>
      <w:bookmarkStart w:id="500" w:name="_Toc25791"/>
      <w:bookmarkStart w:id="501" w:name="_Toc15968"/>
      <w:bookmarkStart w:id="502" w:name="_Toc7666"/>
      <w:r>
        <w:rPr>
          <w:rFonts w:ascii="Times New Roman" w:hAnsi="Times New Roman"/>
          <w:sz w:val="24"/>
          <w:szCs w:val="24"/>
        </w:rPr>
        <w:t>2.1.2.4.6 Documents</w:t>
      </w:r>
      <w:r>
        <w:rPr>
          <w:rFonts w:ascii="Times New Roman" w:hAnsi="Times New Roman"/>
          <w:sz w:val="24"/>
          <w:szCs w:val="24"/>
        </w:rPr>
        <w:t xml:space="preserve"> Tab</w:t>
      </w:r>
      <w:bookmarkEnd w:id="499"/>
      <w:bookmarkEnd w:id="500"/>
      <w:bookmarkEnd w:id="501"/>
      <w:bookmarkEnd w:id="502"/>
    </w:p>
    <w:p w:rsidR="0073466D" w:rsidRDefault="00C56BD9">
      <w:pPr>
        <w:rPr>
          <w:rFonts w:ascii="Times New Roman" w:hAnsi="Times New Roman"/>
          <w:color w:val="0F243E"/>
          <w:sz w:val="24"/>
          <w:szCs w:val="24"/>
        </w:rPr>
      </w:pPr>
      <w:r>
        <w:rPr>
          <w:rFonts w:ascii="Times New Roman" w:hAnsi="Times New Roman"/>
          <w:color w:val="0F243E"/>
          <w:sz w:val="24"/>
          <w:szCs w:val="24"/>
        </w:rPr>
        <w:t>This is a list of all the documents uploaded in the workflows. It should let us upload and delete documents right in this screen and it should show the date and user that uploaded every document.</w:t>
      </w:r>
    </w:p>
    <w:p w:rsidR="0073466D" w:rsidRDefault="00C56BD9">
      <w:pPr>
        <w:rPr>
          <w:rFonts w:ascii="Times New Roman" w:hAnsi="Times New Roman"/>
          <w:color w:val="0F243E"/>
          <w:sz w:val="24"/>
          <w:szCs w:val="24"/>
        </w:rPr>
      </w:pPr>
      <w:r>
        <w:rPr>
          <w:rFonts w:ascii="Times New Roman" w:hAnsi="Times New Roman"/>
          <w:color w:val="0F243E"/>
          <w:sz w:val="24"/>
          <w:szCs w:val="24"/>
        </w:rPr>
        <w:t>The documents are:</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Legal Documents of the Company (PDF,</w:t>
      </w:r>
      <w:r>
        <w:rPr>
          <w:rFonts w:ascii="Times New Roman" w:hAnsi="Times New Roman"/>
          <w:color w:val="0F243E"/>
          <w:sz w:val="24"/>
          <w:szCs w:val="24"/>
        </w:rPr>
        <w:t xml:space="preserve"> JPG, GIF, PNG, DOC)</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lastRenderedPageBreak/>
        <w:t>Commercial Name Verification Screenshot (JPG, PDF, PNG, GIF)</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RNC Screenshot (JPG, PDF, PNG, GIF)</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ID or Passport (JPG, PDF, PNG, GIF)</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Lease Contract or Land Title (PDF, JPG, GIF, PNG, DOC)</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Null Check (JPG, PDF, PNG, GIF)</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Bank Statements</w:t>
      </w:r>
      <w:r>
        <w:rPr>
          <w:rFonts w:ascii="Times New Roman" w:hAnsi="Times New Roman"/>
          <w:color w:val="0F243E"/>
          <w:sz w:val="24"/>
          <w:szCs w:val="24"/>
        </w:rPr>
        <w:t xml:space="preserve"> (PDF, JPG, GIF, PNG, DOC, XLSX)</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Payment Receipt (PDF, JPG, GIF, PNG, DOC)</w:t>
      </w:r>
    </w:p>
    <w:p w:rsidR="0073466D" w:rsidRDefault="00C56BD9">
      <w:pPr>
        <w:pStyle w:val="Prrafodelista1"/>
        <w:numPr>
          <w:ilvl w:val="0"/>
          <w:numId w:val="13"/>
        </w:numPr>
        <w:jc w:val="both"/>
        <w:rPr>
          <w:rFonts w:ascii="Times New Roman" w:hAnsi="Times New Roman"/>
          <w:color w:val="0F243E"/>
          <w:sz w:val="24"/>
          <w:szCs w:val="24"/>
        </w:rPr>
      </w:pPr>
      <w:r>
        <w:rPr>
          <w:rFonts w:ascii="Times New Roman" w:hAnsi="Times New Roman"/>
          <w:color w:val="0F243E"/>
          <w:sz w:val="24"/>
          <w:szCs w:val="24"/>
        </w:rPr>
        <w:t>Payment Agreement (PDF, JPG, GIF, PNG, DOC)</w:t>
      </w:r>
    </w:p>
    <w:p w:rsidR="0073466D" w:rsidRDefault="00C56BD9">
      <w:pPr>
        <w:jc w:val="both"/>
        <w:rPr>
          <w:rFonts w:ascii="Times New Roman" w:hAnsi="Times New Roman"/>
          <w:sz w:val="24"/>
          <w:szCs w:val="24"/>
        </w:rPr>
      </w:pPr>
      <w:r>
        <w:rPr>
          <w:rFonts w:ascii="Times New Roman" w:hAnsi="Times New Roman"/>
          <w:b/>
          <w:bCs/>
          <w:sz w:val="24"/>
          <w:szCs w:val="24"/>
        </w:rPr>
        <w:t>*Note:</w:t>
      </w:r>
    </w:p>
    <w:p w:rsidR="0073466D" w:rsidRDefault="00C56BD9">
      <w:pPr>
        <w:numPr>
          <w:ilvl w:val="0"/>
          <w:numId w:val="46"/>
        </w:numPr>
        <w:jc w:val="both"/>
        <w:rPr>
          <w:rFonts w:ascii="Times New Roman" w:hAnsi="Times New Roman"/>
          <w:sz w:val="24"/>
          <w:szCs w:val="24"/>
        </w:rPr>
      </w:pPr>
      <w:r>
        <w:rPr>
          <w:rFonts w:ascii="Times New Roman" w:hAnsi="Times New Roman"/>
          <w:sz w:val="24"/>
          <w:szCs w:val="24"/>
        </w:rPr>
        <w:t>Documents for all contracts should be shown.</w:t>
      </w:r>
    </w:p>
    <w:p w:rsidR="0073466D" w:rsidRDefault="00C56BD9">
      <w:pPr>
        <w:numPr>
          <w:ilvl w:val="0"/>
          <w:numId w:val="46"/>
        </w:numPr>
        <w:jc w:val="both"/>
        <w:rPr>
          <w:rFonts w:ascii="Times New Roman" w:hAnsi="Times New Roman"/>
          <w:sz w:val="24"/>
          <w:szCs w:val="24"/>
        </w:rPr>
      </w:pPr>
      <w:r>
        <w:rPr>
          <w:rFonts w:ascii="Times New Roman" w:hAnsi="Times New Roman"/>
          <w:sz w:val="24"/>
          <w:szCs w:val="24"/>
        </w:rPr>
        <w:t>if it was uploaded before the workload, then it should be seen as already there in th</w:t>
      </w:r>
      <w:r>
        <w:rPr>
          <w:rFonts w:ascii="Times New Roman" w:hAnsi="Times New Roman"/>
          <w:sz w:val="24"/>
          <w:szCs w:val="24"/>
        </w:rPr>
        <w:t>e work flow and we won't need to upload it again.</w:t>
      </w:r>
    </w:p>
    <w:p w:rsidR="0073466D" w:rsidRDefault="00C56BD9">
      <w:pPr>
        <w:numPr>
          <w:ilvl w:val="0"/>
          <w:numId w:val="46"/>
        </w:numPr>
        <w:jc w:val="both"/>
        <w:rPr>
          <w:ins w:id="503" w:author="sramirez" w:date="2014-07-18T12:46:00Z"/>
          <w:rFonts w:ascii="Times New Roman" w:hAnsi="Times New Roman"/>
          <w:sz w:val="24"/>
          <w:szCs w:val="24"/>
        </w:rPr>
      </w:pPr>
      <w:r>
        <w:rPr>
          <w:rFonts w:ascii="Times New Roman" w:hAnsi="Times New Roman"/>
          <w:sz w:val="24"/>
          <w:szCs w:val="24"/>
        </w:rPr>
        <w:t>History of documents should be logged.</w:t>
      </w:r>
    </w:p>
    <w:p w:rsidR="0073466D" w:rsidRDefault="00C56BD9">
      <w:pPr>
        <w:pStyle w:val="Ttulo3"/>
        <w:jc w:val="both"/>
        <w:rPr>
          <w:rFonts w:ascii="Times New Roman" w:hAnsi="Times New Roman"/>
          <w:sz w:val="24"/>
          <w:szCs w:val="24"/>
        </w:rPr>
      </w:pPr>
      <w:bookmarkStart w:id="504" w:name="_Toc11631"/>
      <w:bookmarkStart w:id="505" w:name="_Toc22881"/>
      <w:bookmarkStart w:id="506" w:name="_Toc10751"/>
      <w:bookmarkStart w:id="507" w:name="_Toc5851"/>
      <w:r>
        <w:rPr>
          <w:rFonts w:ascii="Times New Roman" w:hAnsi="Times New Roman"/>
          <w:sz w:val="24"/>
          <w:szCs w:val="24"/>
        </w:rPr>
        <w:t>2.1.2.4.7 Activity Tab</w:t>
      </w:r>
      <w:bookmarkEnd w:id="504"/>
      <w:bookmarkEnd w:id="505"/>
      <w:bookmarkEnd w:id="506"/>
      <w:bookmarkEnd w:id="507"/>
    </w:p>
    <w:p w:rsidR="0073466D" w:rsidRDefault="00C56BD9">
      <w:pPr>
        <w:rPr>
          <w:rFonts w:ascii="Times New Roman" w:hAnsi="Times New Roman"/>
          <w:color w:val="0F243E"/>
          <w:sz w:val="24"/>
          <w:szCs w:val="24"/>
        </w:rPr>
      </w:pPr>
      <w:r>
        <w:rPr>
          <w:rFonts w:ascii="Times New Roman" w:hAnsi="Times New Roman"/>
          <w:color w:val="0F243E"/>
          <w:sz w:val="24"/>
          <w:szCs w:val="24"/>
        </w:rPr>
        <w:t xml:space="preserve">This is the tab where we see all the payments the Merchant has done. You can organize this however you want, as long as we get to see in detail </w:t>
      </w:r>
      <w:r>
        <w:rPr>
          <w:rFonts w:ascii="Times New Roman" w:hAnsi="Times New Roman"/>
          <w:color w:val="0F243E"/>
          <w:sz w:val="24"/>
          <w:szCs w:val="24"/>
        </w:rPr>
        <w:t>every financial activity in the Merchant, and organize it in a daily and monthly way.</w:t>
      </w:r>
    </w:p>
    <w:p w:rsidR="0073466D" w:rsidRDefault="00C56BD9">
      <w:pPr>
        <w:rPr>
          <w:rFonts w:ascii="Times New Roman" w:hAnsi="Times New Roman"/>
          <w:color w:val="0F243E"/>
          <w:sz w:val="24"/>
          <w:szCs w:val="24"/>
        </w:rPr>
      </w:pPr>
      <w:r>
        <w:rPr>
          <w:rFonts w:ascii="Times New Roman" w:hAnsi="Times New Roman"/>
          <w:color w:val="0F243E"/>
          <w:sz w:val="24"/>
          <w:szCs w:val="24"/>
        </w:rPr>
        <w:t>It could look like this:</w:t>
      </w:r>
    </w:p>
    <w:p w:rsidR="0073466D" w:rsidRDefault="002671F4">
      <w:pPr>
        <w:rPr>
          <w:rFonts w:ascii="Times New Roman" w:hAnsi="Times New Roman"/>
          <w:sz w:val="24"/>
          <w:szCs w:val="24"/>
        </w:rPr>
      </w:pPr>
      <w:r>
        <w:rPr>
          <w:rFonts w:ascii="Times New Roman" w:hAnsi="Times New Roman"/>
          <w:noProof/>
          <w:sz w:val="24"/>
          <w:szCs w:val="24"/>
        </w:rPr>
        <w:drawing>
          <wp:inline distT="0" distB="0" distL="0" distR="0">
            <wp:extent cx="6060440" cy="414655"/>
            <wp:effectExtent l="19050" t="0" r="0" b="0"/>
            <wp:docPr id="18" name="Picture Fram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pic:cNvPicPr>
                      <a:picLocks noChangeAspect="1" noChangeArrowheads="1"/>
                    </pic:cNvPicPr>
                  </pic:nvPicPr>
                  <pic:blipFill>
                    <a:blip r:embed="rId26"/>
                    <a:srcRect/>
                    <a:stretch>
                      <a:fillRect/>
                    </a:stretch>
                  </pic:blipFill>
                  <pic:spPr bwMode="auto">
                    <a:xfrm>
                      <a:off x="0" y="0"/>
                      <a:ext cx="6060440" cy="414655"/>
                    </a:xfrm>
                    <a:prstGeom prst="rect">
                      <a:avLst/>
                    </a:prstGeom>
                    <a:noFill/>
                    <a:ln w="9525">
                      <a:noFill/>
                      <a:miter lim="800000"/>
                      <a:headEnd/>
                      <a:tailEnd/>
                    </a:ln>
                  </pic:spPr>
                </pic:pic>
              </a:graphicData>
            </a:graphic>
          </wp:inline>
        </w:drawing>
      </w:r>
    </w:p>
    <w:p w:rsidR="0073466D" w:rsidRDefault="00C56BD9">
      <w:pPr>
        <w:rPr>
          <w:ins w:id="508" w:author="D" w:date="2014-07-22T11:12:00Z"/>
          <w:rFonts w:ascii="Times New Roman" w:hAnsi="Times New Roman"/>
          <w:sz w:val="24"/>
          <w:szCs w:val="24"/>
        </w:rPr>
      </w:pPr>
      <w:r>
        <w:rPr>
          <w:rFonts w:ascii="Times New Roman" w:hAnsi="Times New Roman"/>
          <w:sz w:val="24"/>
          <w:szCs w:val="24"/>
        </w:rPr>
        <w:t>These fields should make more sense once we work through the Finances Module.</w:t>
      </w:r>
    </w:p>
    <w:p w:rsidR="0073466D" w:rsidRDefault="00C56BD9">
      <w:pPr>
        <w:jc w:val="both"/>
        <w:rPr>
          <w:rFonts w:ascii="Times New Roman" w:hAnsi="Times New Roman"/>
          <w:b/>
          <w:bCs/>
          <w:sz w:val="24"/>
          <w:szCs w:val="24"/>
        </w:rPr>
      </w:pPr>
      <w:r>
        <w:rPr>
          <w:rFonts w:ascii="Times New Roman" w:hAnsi="Times New Roman"/>
          <w:b/>
          <w:bCs/>
          <w:sz w:val="24"/>
          <w:szCs w:val="24"/>
        </w:rPr>
        <w:t>*Note:</w:t>
      </w:r>
    </w:p>
    <w:p w:rsidR="0073466D" w:rsidRDefault="00C56BD9">
      <w:pPr>
        <w:numPr>
          <w:ilvl w:val="0"/>
          <w:numId w:val="47"/>
        </w:numPr>
        <w:jc w:val="both"/>
        <w:rPr>
          <w:rFonts w:ascii="Times New Roman" w:hAnsi="Times New Roman"/>
          <w:sz w:val="24"/>
          <w:szCs w:val="24"/>
        </w:rPr>
      </w:pPr>
      <w:r>
        <w:rPr>
          <w:rFonts w:ascii="Times New Roman" w:hAnsi="Times New Roman"/>
          <w:sz w:val="24"/>
          <w:szCs w:val="24"/>
        </w:rPr>
        <w:t xml:space="preserve">You will understand this once we go though the Finances </w:t>
      </w:r>
      <w:r>
        <w:rPr>
          <w:rFonts w:ascii="Times New Roman" w:hAnsi="Times New Roman"/>
          <w:sz w:val="24"/>
          <w:szCs w:val="24"/>
        </w:rPr>
        <w:t>Module, but there are different types of activity. Payments is the main one, but no the only one.</w:t>
      </w:r>
    </w:p>
    <w:p w:rsidR="0073466D" w:rsidRDefault="00C56BD9">
      <w:pPr>
        <w:pStyle w:val="Ttulo3"/>
        <w:jc w:val="both"/>
        <w:rPr>
          <w:rFonts w:ascii="Times New Roman" w:hAnsi="Times New Roman"/>
          <w:sz w:val="24"/>
          <w:szCs w:val="24"/>
        </w:rPr>
      </w:pPr>
      <w:bookmarkStart w:id="509" w:name="_Toc8273"/>
      <w:bookmarkStart w:id="510" w:name="_Toc32282"/>
      <w:bookmarkStart w:id="511" w:name="_Toc16270"/>
      <w:bookmarkStart w:id="512" w:name="_Toc19138"/>
      <w:r>
        <w:rPr>
          <w:rFonts w:ascii="Times New Roman" w:hAnsi="Times New Roman"/>
          <w:sz w:val="24"/>
          <w:szCs w:val="24"/>
        </w:rPr>
        <w:t>2.1.2.4.8 Statements Tab</w:t>
      </w:r>
      <w:bookmarkEnd w:id="509"/>
      <w:bookmarkEnd w:id="510"/>
      <w:bookmarkEnd w:id="511"/>
      <w:bookmarkEnd w:id="512"/>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This is the tab where we generate the statements for the client. We will provide you with the correct format, but the way it works is</w:t>
      </w:r>
      <w:r>
        <w:rPr>
          <w:rFonts w:ascii="Times New Roman" w:hAnsi="Times New Roman"/>
          <w:color w:val="0F243E"/>
          <w:sz w:val="24"/>
          <w:szCs w:val="24"/>
        </w:rPr>
        <w:t xml:space="preserve"> we select a range of dates and then we click one of two buttons. The first button will be “Generate Statements” which will bring up a pop up with a PDF file of the statements. The second button will be “Send Statements” which will automatically send the s</w:t>
      </w:r>
      <w:r>
        <w:rPr>
          <w:rFonts w:ascii="Times New Roman" w:hAnsi="Times New Roman"/>
          <w:color w:val="0F243E"/>
          <w:sz w:val="24"/>
          <w:szCs w:val="24"/>
        </w:rPr>
        <w:t xml:space="preserve">tatements from the chosen range of dates to the Merchant’s email address along with a corresponding script that we will write. </w:t>
      </w:r>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 xml:space="preserve">Also in this tab is where we can generate the fiscal invoices, just the same method as the </w:t>
      </w:r>
      <w:r>
        <w:rPr>
          <w:rFonts w:ascii="Times New Roman" w:hAnsi="Times New Roman"/>
          <w:color w:val="0F243E"/>
          <w:sz w:val="24"/>
          <w:szCs w:val="24"/>
        </w:rPr>
        <w:lastRenderedPageBreak/>
        <w:t xml:space="preserve">statements. </w:t>
      </w:r>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Apart from this manual g</w:t>
      </w:r>
      <w:r>
        <w:rPr>
          <w:rFonts w:ascii="Times New Roman" w:hAnsi="Times New Roman"/>
          <w:color w:val="0F243E"/>
          <w:sz w:val="24"/>
          <w:szCs w:val="24"/>
        </w:rPr>
        <w:t>eneration, the system should automatically send the statements to the client on the first and 16</w:t>
      </w:r>
      <w:r>
        <w:rPr>
          <w:rFonts w:ascii="Times New Roman" w:hAnsi="Times New Roman"/>
          <w:color w:val="0F243E"/>
          <w:sz w:val="24"/>
          <w:szCs w:val="24"/>
          <w:vertAlign w:val="superscript"/>
        </w:rPr>
        <w:t>th</w:t>
      </w:r>
      <w:r>
        <w:rPr>
          <w:rFonts w:ascii="Times New Roman" w:hAnsi="Times New Roman"/>
          <w:color w:val="0F243E"/>
          <w:sz w:val="24"/>
          <w:szCs w:val="24"/>
        </w:rPr>
        <w:t xml:space="preserve"> of every month. Also, the fiscal invoices (we will provide you with the correct format) will be sent along with the statements.</w:t>
      </w:r>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The statements look like this</w:t>
      </w:r>
      <w:r>
        <w:rPr>
          <w:rFonts w:ascii="Times New Roman" w:hAnsi="Times New Roman"/>
          <w:color w:val="0F243E"/>
          <w:sz w:val="24"/>
          <w:szCs w:val="24"/>
        </w:rPr>
        <w:t>:</w:t>
      </w:r>
    </w:p>
    <w:p w:rsidR="0073466D" w:rsidRDefault="002671F4">
      <w:pPr>
        <w:jc w:val="both"/>
        <w:rPr>
          <w:rFonts w:ascii="Times New Roman" w:hAnsi="Times New Roman"/>
          <w:color w:val="0F243E"/>
          <w:sz w:val="24"/>
          <w:szCs w:val="24"/>
        </w:rPr>
      </w:pPr>
      <w:r>
        <w:rPr>
          <w:rFonts w:ascii="Times New Roman" w:hAnsi="Times New Roman"/>
          <w:noProof/>
          <w:color w:val="0F243E"/>
          <w:sz w:val="24"/>
          <w:szCs w:val="24"/>
        </w:rPr>
        <w:drawing>
          <wp:inline distT="0" distB="0" distL="0" distR="0">
            <wp:extent cx="5667375" cy="3189605"/>
            <wp:effectExtent l="19050" t="0" r="47625" b="10795"/>
            <wp:docPr id="19" name="Picture Fram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4"/>
                    <pic:cNvPicPr>
                      <a:picLocks noChangeAspect="1" noChangeArrowheads="1"/>
                    </pic:cNvPicPr>
                  </pic:nvPicPr>
                  <pic:blipFill>
                    <a:blip r:embed="rId27"/>
                    <a:srcRect/>
                    <a:stretch>
                      <a:fillRect/>
                    </a:stretch>
                  </pic:blipFill>
                  <pic:spPr bwMode="auto">
                    <a:xfrm>
                      <a:off x="0" y="0"/>
                      <a:ext cx="5667375" cy="3189605"/>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In red you’ll find the translation for every field. Some of these fields won’t make sense until we go through the Finances Module.</w:t>
      </w:r>
    </w:p>
    <w:p w:rsidR="0073466D" w:rsidRDefault="0073466D">
      <w:pPr>
        <w:jc w:val="both"/>
        <w:rPr>
          <w:rFonts w:ascii="Times New Roman" w:hAnsi="Times New Roman"/>
          <w:color w:val="0F243E"/>
          <w:sz w:val="24"/>
          <w:szCs w:val="24"/>
        </w:rPr>
      </w:pPr>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And this is how the Fiscal Invoices look:</w:t>
      </w:r>
    </w:p>
    <w:p w:rsidR="0073466D" w:rsidRDefault="002671F4">
      <w:pPr>
        <w:jc w:val="both"/>
        <w:rPr>
          <w:rFonts w:ascii="Times New Roman" w:hAnsi="Times New Roman"/>
          <w:color w:val="0F243E"/>
          <w:sz w:val="24"/>
          <w:szCs w:val="24"/>
        </w:rPr>
      </w:pPr>
      <w:r>
        <w:rPr>
          <w:rFonts w:ascii="Times New Roman" w:hAnsi="Times New Roman"/>
          <w:noProof/>
          <w:color w:val="0F243E"/>
          <w:sz w:val="24"/>
          <w:szCs w:val="24"/>
        </w:rPr>
        <w:lastRenderedPageBreak/>
        <w:drawing>
          <wp:inline distT="0" distB="0" distL="0" distR="0">
            <wp:extent cx="3806190" cy="4486910"/>
            <wp:effectExtent l="19050" t="0" r="41910" b="27940"/>
            <wp:docPr id="20" name="Picture Fram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5"/>
                    <pic:cNvPicPr>
                      <a:picLocks noChangeAspect="1" noChangeArrowheads="1"/>
                    </pic:cNvPicPr>
                  </pic:nvPicPr>
                  <pic:blipFill>
                    <a:blip r:embed="rId28"/>
                    <a:srcRect/>
                    <a:stretch>
                      <a:fillRect/>
                    </a:stretch>
                  </pic:blipFill>
                  <pic:spPr bwMode="auto">
                    <a:xfrm>
                      <a:off x="0" y="0"/>
                      <a:ext cx="3806190" cy="4486910"/>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 xml:space="preserve">The NCF number is a sequential number, once the system is running we will </w:t>
      </w:r>
      <w:r>
        <w:rPr>
          <w:rFonts w:ascii="Times New Roman" w:hAnsi="Times New Roman"/>
          <w:color w:val="0F243E"/>
          <w:sz w:val="24"/>
          <w:szCs w:val="24"/>
        </w:rPr>
        <w:t>tell you from what number to start and from then on the system assigns the numbers sequentially.</w:t>
      </w:r>
    </w:p>
    <w:p w:rsidR="0073466D" w:rsidRDefault="00C56BD9">
      <w:pPr>
        <w:jc w:val="both"/>
        <w:rPr>
          <w:ins w:id="513" w:author="D" w:date="2014-07-22T11:14:00Z"/>
          <w:rFonts w:ascii="Times New Roman" w:hAnsi="Times New Roman"/>
          <w:color w:val="0F243E"/>
          <w:sz w:val="24"/>
          <w:szCs w:val="24"/>
        </w:rPr>
      </w:pPr>
      <w:r>
        <w:rPr>
          <w:rFonts w:ascii="Times New Roman" w:hAnsi="Times New Roman"/>
          <w:color w:val="0F243E"/>
          <w:sz w:val="24"/>
          <w:szCs w:val="24"/>
        </w:rPr>
        <w:t>Again, it won’t make sense until we go through the Finances Module.</w:t>
      </w: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48"/>
        </w:numPr>
        <w:jc w:val="both"/>
        <w:rPr>
          <w:rFonts w:ascii="Times New Roman" w:hAnsi="Times New Roman"/>
          <w:sz w:val="24"/>
          <w:szCs w:val="24"/>
        </w:rPr>
      </w:pPr>
      <w:r>
        <w:rPr>
          <w:rFonts w:ascii="Times New Roman" w:hAnsi="Times New Roman"/>
          <w:sz w:val="24"/>
          <w:szCs w:val="24"/>
        </w:rPr>
        <w:t>By default the system should send the statements every 1st and 16th of every month,</w:t>
      </w:r>
      <w:r>
        <w:rPr>
          <w:rFonts w:ascii="Times New Roman" w:hAnsi="Times New Roman"/>
          <w:sz w:val="24"/>
          <w:szCs w:val="24"/>
        </w:rPr>
        <w:t xml:space="preserve"> but maybe it could be useful to be able to change these dates for every individual merchant.</w:t>
      </w:r>
    </w:p>
    <w:p w:rsidR="0073466D" w:rsidRDefault="00C56BD9">
      <w:pPr>
        <w:numPr>
          <w:ilvl w:val="0"/>
          <w:numId w:val="48"/>
        </w:numPr>
        <w:jc w:val="both"/>
        <w:rPr>
          <w:rFonts w:ascii="Times New Roman" w:hAnsi="Times New Roman"/>
          <w:sz w:val="24"/>
          <w:szCs w:val="24"/>
        </w:rPr>
      </w:pPr>
      <w:r>
        <w:rPr>
          <w:rFonts w:ascii="Times New Roman" w:hAnsi="Times New Roman"/>
          <w:sz w:val="24"/>
          <w:szCs w:val="24"/>
        </w:rPr>
        <w:t>We should use changed values. In any case, we won't be able to change the parameters of the contract after it is funded but we could change any information from t</w:t>
      </w:r>
      <w:r>
        <w:rPr>
          <w:rFonts w:ascii="Times New Roman" w:hAnsi="Times New Roman"/>
          <w:sz w:val="24"/>
          <w:szCs w:val="24"/>
        </w:rPr>
        <w:t>he merchant screen.</w:t>
      </w:r>
    </w:p>
    <w:p w:rsidR="0073466D" w:rsidRDefault="00C56BD9">
      <w:pPr>
        <w:pStyle w:val="Ttulo3"/>
        <w:jc w:val="both"/>
        <w:rPr>
          <w:rFonts w:ascii="Times New Roman" w:hAnsi="Times New Roman"/>
          <w:sz w:val="24"/>
          <w:szCs w:val="24"/>
        </w:rPr>
      </w:pPr>
      <w:bookmarkStart w:id="514" w:name="_Toc10636"/>
      <w:bookmarkStart w:id="515" w:name="_Toc10752"/>
      <w:bookmarkStart w:id="516" w:name="_Toc10316"/>
      <w:bookmarkStart w:id="517" w:name="_Toc13275"/>
      <w:r>
        <w:rPr>
          <w:rFonts w:ascii="Times New Roman" w:hAnsi="Times New Roman"/>
          <w:sz w:val="24"/>
          <w:szCs w:val="24"/>
        </w:rPr>
        <w:t>2.1.2.4.9 History Tab</w:t>
      </w:r>
      <w:bookmarkEnd w:id="514"/>
      <w:bookmarkEnd w:id="515"/>
      <w:bookmarkEnd w:id="516"/>
      <w:bookmarkEnd w:id="517"/>
    </w:p>
    <w:p w:rsidR="0073466D" w:rsidRDefault="00C56BD9">
      <w:pPr>
        <w:jc w:val="both"/>
        <w:rPr>
          <w:rFonts w:ascii="Times New Roman" w:hAnsi="Times New Roman"/>
          <w:sz w:val="24"/>
          <w:szCs w:val="24"/>
        </w:rPr>
      </w:pPr>
      <w:r>
        <w:rPr>
          <w:rFonts w:ascii="Times New Roman" w:hAnsi="Times New Roman"/>
          <w:sz w:val="24"/>
          <w:szCs w:val="24"/>
        </w:rPr>
        <w:t>This tab should show a log of all the changes in every field or status of the Merchant.</w:t>
      </w:r>
    </w:p>
    <w:p w:rsidR="0073466D" w:rsidRDefault="00C56BD9">
      <w:pPr>
        <w:pStyle w:val="Ttulo3"/>
        <w:jc w:val="both"/>
        <w:rPr>
          <w:rFonts w:ascii="Times New Roman" w:hAnsi="Times New Roman"/>
          <w:sz w:val="24"/>
          <w:szCs w:val="24"/>
        </w:rPr>
      </w:pPr>
      <w:bookmarkStart w:id="518" w:name="_Toc2066"/>
      <w:r>
        <w:rPr>
          <w:rFonts w:ascii="Times New Roman" w:hAnsi="Times New Roman"/>
          <w:sz w:val="24"/>
          <w:szCs w:val="24"/>
        </w:rPr>
        <w:t>2.1.2.4.10 Risk Evaluation Tab</w:t>
      </w:r>
      <w:bookmarkEnd w:id="518"/>
    </w:p>
    <w:p w:rsidR="0073466D" w:rsidRDefault="00C56BD9">
      <w:pPr>
        <w:jc w:val="both"/>
        <w:rPr>
          <w:rFonts w:ascii="Times New Roman" w:hAnsi="Times New Roman"/>
          <w:sz w:val="24"/>
          <w:szCs w:val="24"/>
        </w:rPr>
      </w:pPr>
      <w:r>
        <w:rPr>
          <w:rFonts w:ascii="Times New Roman" w:hAnsi="Times New Roman"/>
          <w:sz w:val="24"/>
          <w:szCs w:val="24"/>
        </w:rPr>
        <w:t>This tab should let us access all the generated Datacréditos as well as keep a list of every sc</w:t>
      </w:r>
      <w:r>
        <w:rPr>
          <w:rFonts w:ascii="Times New Roman" w:hAnsi="Times New Roman"/>
          <w:sz w:val="24"/>
          <w:szCs w:val="24"/>
        </w:rPr>
        <w:t xml:space="preserve">ore the system has ever given the Merchant. This tab has all scoring evaluations made to this merchant, </w:t>
      </w:r>
      <w:r>
        <w:rPr>
          <w:rFonts w:ascii="Times New Roman" w:hAnsi="Times New Roman"/>
          <w:sz w:val="24"/>
          <w:szCs w:val="24"/>
        </w:rPr>
        <w:lastRenderedPageBreak/>
        <w:t>how they differ is through the contract number. Also it should have a stored all the credit reports pulled.</w:t>
      </w:r>
    </w:p>
    <w:p w:rsidR="0073466D" w:rsidRDefault="00C56BD9">
      <w:pPr>
        <w:pStyle w:val="Ttulo3"/>
        <w:jc w:val="both"/>
        <w:rPr>
          <w:rFonts w:ascii="Times New Roman" w:hAnsi="Times New Roman"/>
          <w:sz w:val="24"/>
          <w:szCs w:val="24"/>
        </w:rPr>
      </w:pPr>
      <w:bookmarkStart w:id="519" w:name="_Toc32040"/>
      <w:bookmarkStart w:id="520" w:name="_Toc12875"/>
      <w:bookmarkStart w:id="521" w:name="_Toc6598"/>
      <w:bookmarkStart w:id="522" w:name="_Toc17170"/>
      <w:r>
        <w:rPr>
          <w:rFonts w:ascii="Times New Roman" w:hAnsi="Times New Roman"/>
          <w:sz w:val="24"/>
          <w:szCs w:val="24"/>
        </w:rPr>
        <w:t>2.1.2.4.11 Contract Tab</w:t>
      </w:r>
      <w:bookmarkEnd w:id="519"/>
      <w:bookmarkEnd w:id="520"/>
      <w:bookmarkEnd w:id="521"/>
      <w:bookmarkEnd w:id="522"/>
    </w:p>
    <w:p w:rsidR="0073466D" w:rsidRDefault="00C56BD9">
      <w:pPr>
        <w:jc w:val="both"/>
        <w:rPr>
          <w:rFonts w:ascii="Times New Roman" w:hAnsi="Times New Roman"/>
          <w:color w:val="0F243E"/>
          <w:sz w:val="24"/>
          <w:szCs w:val="24"/>
        </w:rPr>
      </w:pPr>
      <w:bookmarkStart w:id="523" w:name="_Toc13721"/>
      <w:bookmarkStart w:id="524" w:name="_Toc9954"/>
      <w:bookmarkStart w:id="525" w:name="_Toc2666"/>
      <w:r>
        <w:rPr>
          <w:rFonts w:ascii="Times New Roman" w:hAnsi="Times New Roman"/>
          <w:color w:val="0F243E"/>
          <w:sz w:val="24"/>
          <w:szCs w:val="24"/>
        </w:rPr>
        <w:t>This tab contains in</w:t>
      </w:r>
      <w:r>
        <w:rPr>
          <w:rFonts w:ascii="Times New Roman" w:hAnsi="Times New Roman"/>
          <w:color w:val="0F243E"/>
          <w:sz w:val="24"/>
          <w:szCs w:val="24"/>
        </w:rPr>
        <w:t>formation about every contract the Merchant has ever had. It should show us a list of all the contracts with the parameters and the date they were funded. If we click a contract, it should popup a different screen with different tabs.</w:t>
      </w:r>
    </w:p>
    <w:p w:rsidR="0073466D" w:rsidRDefault="00C56BD9">
      <w:pPr>
        <w:jc w:val="both"/>
        <w:rPr>
          <w:rFonts w:ascii="Times New Roman" w:hAnsi="Times New Roman"/>
          <w:color w:val="0F243E"/>
          <w:sz w:val="24"/>
          <w:szCs w:val="24"/>
        </w:rPr>
      </w:pPr>
      <w:r>
        <w:rPr>
          <w:rFonts w:ascii="Times New Roman" w:hAnsi="Times New Roman"/>
          <w:color w:val="0F243E"/>
          <w:sz w:val="24"/>
          <w:szCs w:val="24"/>
        </w:rPr>
        <w:t>The list of contracts</w:t>
      </w:r>
      <w:r>
        <w:rPr>
          <w:rFonts w:ascii="Times New Roman" w:hAnsi="Times New Roman"/>
          <w:color w:val="0F243E"/>
          <w:sz w:val="24"/>
          <w:szCs w:val="24"/>
        </w:rPr>
        <w:t xml:space="preserve"> could look like this:</w:t>
      </w:r>
    </w:p>
    <w:p w:rsidR="0073466D" w:rsidRDefault="002671F4">
      <w:pPr>
        <w:jc w:val="both"/>
        <w:rPr>
          <w:rFonts w:ascii="Times New Roman" w:hAnsi="Times New Roman"/>
          <w:color w:val="0F243E"/>
          <w:sz w:val="24"/>
          <w:szCs w:val="24"/>
        </w:rPr>
      </w:pPr>
      <w:r>
        <w:rPr>
          <w:rFonts w:ascii="Times New Roman" w:hAnsi="Times New Roman"/>
          <w:noProof/>
          <w:sz w:val="24"/>
          <w:szCs w:val="24"/>
        </w:rPr>
        <w:drawing>
          <wp:inline distT="0" distB="0" distL="0" distR="0">
            <wp:extent cx="6443345" cy="403860"/>
            <wp:effectExtent l="19050" t="0" r="0" b="0"/>
            <wp:docPr id="21" name="Picture Fram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6"/>
                    <pic:cNvPicPr>
                      <a:picLocks noChangeAspect="1" noChangeArrowheads="1"/>
                    </pic:cNvPicPr>
                  </pic:nvPicPr>
                  <pic:blipFill>
                    <a:blip r:embed="rId29"/>
                    <a:srcRect/>
                    <a:stretch>
                      <a:fillRect/>
                    </a:stretch>
                  </pic:blipFill>
                  <pic:spPr bwMode="auto">
                    <a:xfrm>
                      <a:off x="0" y="0"/>
                      <a:ext cx="6443345" cy="403860"/>
                    </a:xfrm>
                    <a:prstGeom prst="rect">
                      <a:avLst/>
                    </a:prstGeom>
                    <a:noFill/>
                    <a:ln w="9525">
                      <a:noFill/>
                      <a:miter lim="800000"/>
                      <a:headEnd/>
                      <a:tailEnd/>
                    </a:ln>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I believe you’re familiar with every field, except for “Real Time” which is the projected time the merchant will pay the contract in. For example, the offer was agreed to be paid in 8 months, so if he has to pay 175,000 in 8 months</w:t>
      </w:r>
      <w:r>
        <w:rPr>
          <w:rFonts w:ascii="Times New Roman" w:hAnsi="Times New Roman"/>
          <w:sz w:val="24"/>
          <w:szCs w:val="24"/>
        </w:rPr>
        <w:t>, then he would have to pay 21,875 per month to pay the contract in full in 8 months. But if he’s been paying 23,150 per month, then he will be projected to pay in 7.56 month (175,000 / 23,150). This is how the Real Time of the contract should be calculate</w:t>
      </w:r>
      <w:r>
        <w:rPr>
          <w:rFonts w:ascii="Times New Roman" w:hAnsi="Times New Roman"/>
          <w:sz w:val="24"/>
          <w:szCs w:val="24"/>
        </w:rPr>
        <w:t xml:space="preserve">d, except that the calculations should be done based on what he has to pay </w:t>
      </w:r>
      <w:r>
        <w:rPr>
          <w:rFonts w:ascii="Times New Roman" w:hAnsi="Times New Roman"/>
          <w:i/>
          <w:sz w:val="24"/>
          <w:szCs w:val="24"/>
        </w:rPr>
        <w:t>per day</w:t>
      </w:r>
      <w:r>
        <w:rPr>
          <w:rFonts w:ascii="Times New Roman" w:hAnsi="Times New Roman"/>
          <w:sz w:val="24"/>
          <w:szCs w:val="24"/>
        </w:rPr>
        <w:t xml:space="preserve"> and what he’s been really paying every day.</w:t>
      </w:r>
    </w:p>
    <w:p w:rsidR="0073466D" w:rsidRDefault="00C56BD9">
      <w:pPr>
        <w:jc w:val="both"/>
        <w:rPr>
          <w:rFonts w:ascii="Times New Roman" w:hAnsi="Times New Roman"/>
          <w:sz w:val="24"/>
          <w:szCs w:val="24"/>
        </w:rPr>
      </w:pPr>
      <w:r>
        <w:rPr>
          <w:rFonts w:ascii="Times New Roman" w:hAnsi="Times New Roman"/>
          <w:sz w:val="24"/>
          <w:szCs w:val="24"/>
        </w:rPr>
        <w:t>This new pop up should contain these tabs:</w:t>
      </w:r>
    </w:p>
    <w:p w:rsidR="0073466D" w:rsidRDefault="00C56BD9">
      <w:pPr>
        <w:pStyle w:val="Ttulo3"/>
        <w:jc w:val="both"/>
        <w:rPr>
          <w:rFonts w:ascii="Times New Roman" w:hAnsi="Times New Roman"/>
          <w:sz w:val="24"/>
          <w:szCs w:val="24"/>
        </w:rPr>
      </w:pPr>
      <w:bookmarkStart w:id="526" w:name="_Toc30870"/>
      <w:bookmarkEnd w:id="523"/>
      <w:bookmarkEnd w:id="524"/>
      <w:bookmarkEnd w:id="525"/>
      <w:r>
        <w:rPr>
          <w:rFonts w:ascii="Times New Roman" w:hAnsi="Times New Roman"/>
          <w:sz w:val="24"/>
          <w:szCs w:val="24"/>
        </w:rPr>
        <w:t>2.1.2.4.11.1 General Tab</w:t>
      </w:r>
      <w:bookmarkEnd w:id="526"/>
    </w:p>
    <w:p w:rsidR="0073466D" w:rsidRDefault="00C56BD9">
      <w:pPr>
        <w:rPr>
          <w:rFonts w:ascii="Times New Roman" w:hAnsi="Times New Roman"/>
          <w:color w:val="0F243E"/>
          <w:sz w:val="24"/>
          <w:szCs w:val="24"/>
        </w:rPr>
      </w:pPr>
      <w:r>
        <w:rPr>
          <w:rFonts w:ascii="Times New Roman" w:hAnsi="Times New Roman"/>
          <w:color w:val="0F243E"/>
          <w:sz w:val="24"/>
          <w:szCs w:val="24"/>
        </w:rPr>
        <w:t>In this tab is the general information of the contract.</w:t>
      </w:r>
    </w:p>
    <w:p w:rsidR="0073466D" w:rsidRDefault="00C56BD9">
      <w:pPr>
        <w:rPr>
          <w:rFonts w:ascii="Times New Roman" w:hAnsi="Times New Roman"/>
          <w:color w:val="0F243E"/>
          <w:sz w:val="24"/>
          <w:szCs w:val="24"/>
        </w:rPr>
      </w:pPr>
      <w:r>
        <w:rPr>
          <w:rFonts w:ascii="Times New Roman" w:hAnsi="Times New Roman"/>
          <w:color w:val="0F243E"/>
          <w:sz w:val="24"/>
          <w:szCs w:val="24"/>
        </w:rPr>
        <w:t>The f</w:t>
      </w:r>
      <w:r>
        <w:rPr>
          <w:rFonts w:ascii="Times New Roman" w:hAnsi="Times New Roman"/>
          <w:color w:val="0F243E"/>
          <w:sz w:val="24"/>
          <w:szCs w:val="24"/>
        </w:rPr>
        <w:t>ields are:</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Contract Number</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MCA Amount</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Owed Amount</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Contract Status</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Funding Date</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Scanned contract and IOU (this button should show us a PDF of the contract and IOU)</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 xml:space="preserve">Retention Percentage (This field should be editable according to permissions and it should </w:t>
      </w:r>
      <w:r>
        <w:rPr>
          <w:rFonts w:ascii="Times New Roman" w:hAnsi="Times New Roman"/>
          <w:color w:val="0F243E"/>
          <w:sz w:val="24"/>
          <w:szCs w:val="24"/>
        </w:rPr>
        <w:t>keep a log of changes)</w:t>
      </w:r>
    </w:p>
    <w:p w:rsidR="0073466D" w:rsidRDefault="00C56BD9">
      <w:pPr>
        <w:pStyle w:val="Prrafodelista1"/>
        <w:numPr>
          <w:ilvl w:val="0"/>
          <w:numId w:val="49"/>
        </w:numPr>
        <w:rPr>
          <w:rFonts w:ascii="Times New Roman" w:hAnsi="Times New Roman"/>
          <w:color w:val="0F243E"/>
          <w:sz w:val="24"/>
          <w:szCs w:val="24"/>
        </w:rPr>
      </w:pPr>
      <w:r>
        <w:rPr>
          <w:rFonts w:ascii="Times New Roman" w:hAnsi="Times New Roman"/>
          <w:color w:val="0F243E"/>
          <w:sz w:val="24"/>
          <w:szCs w:val="24"/>
        </w:rPr>
        <w:t>Administrative Expenses (This field should be editable according to permissions and it should keep a log of changes)</w:t>
      </w:r>
    </w:p>
    <w:p w:rsidR="0073466D" w:rsidRDefault="0073466D">
      <w:pPr>
        <w:pStyle w:val="ListParagraph1"/>
        <w:ind w:left="0"/>
        <w:jc w:val="both"/>
        <w:rPr>
          <w:rFonts w:ascii="Times New Roman" w:hAnsi="Times New Roman"/>
          <w:color w:val="0F243E"/>
          <w:sz w:val="24"/>
          <w:szCs w:val="24"/>
        </w:rPr>
      </w:pPr>
    </w:p>
    <w:p w:rsidR="0073466D" w:rsidRDefault="00C56BD9">
      <w:pPr>
        <w:pStyle w:val="ListParagraph1"/>
        <w:ind w:left="0"/>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pStyle w:val="ListParagraph1"/>
        <w:numPr>
          <w:ilvl w:val="0"/>
          <w:numId w:val="50"/>
        </w:numPr>
        <w:ind w:left="0" w:firstLine="720"/>
        <w:jc w:val="both"/>
        <w:rPr>
          <w:rFonts w:ascii="Times New Roman" w:hAnsi="Times New Roman"/>
          <w:color w:val="0F243E"/>
          <w:sz w:val="24"/>
          <w:szCs w:val="24"/>
        </w:rPr>
      </w:pPr>
      <w:r>
        <w:rPr>
          <w:rFonts w:ascii="Times New Roman" w:hAnsi="Times New Roman"/>
          <w:sz w:val="24"/>
          <w:szCs w:val="24"/>
        </w:rPr>
        <w:t>Status of contracts cannot be changed from contracts screen.</w:t>
      </w:r>
    </w:p>
    <w:p w:rsidR="0073466D" w:rsidRDefault="00C56BD9">
      <w:pPr>
        <w:pStyle w:val="ListParagraph1"/>
        <w:numPr>
          <w:ilvl w:val="0"/>
          <w:numId w:val="50"/>
        </w:numPr>
        <w:ind w:left="0" w:firstLine="720"/>
        <w:jc w:val="both"/>
        <w:rPr>
          <w:rFonts w:ascii="Times New Roman" w:hAnsi="Times New Roman"/>
          <w:sz w:val="24"/>
          <w:szCs w:val="24"/>
        </w:rPr>
      </w:pPr>
      <w:r>
        <w:rPr>
          <w:rFonts w:ascii="Times New Roman" w:hAnsi="Times New Roman"/>
          <w:sz w:val="24"/>
          <w:szCs w:val="24"/>
        </w:rPr>
        <w:t xml:space="preserve">On the merchant no, of the contract nothing </w:t>
      </w:r>
      <w:r>
        <w:rPr>
          <w:rFonts w:ascii="Times New Roman" w:hAnsi="Times New Roman"/>
          <w:sz w:val="24"/>
          <w:szCs w:val="24"/>
        </w:rPr>
        <w:t xml:space="preserve">can be changed aside from the retrieval </w:t>
      </w:r>
      <w:r>
        <w:rPr>
          <w:rFonts w:ascii="Times New Roman" w:hAnsi="Times New Roman"/>
          <w:sz w:val="24"/>
          <w:szCs w:val="24"/>
        </w:rPr>
        <w:lastRenderedPageBreak/>
        <w:t>% (based on user permission).</w:t>
      </w:r>
    </w:p>
    <w:p w:rsidR="0073466D" w:rsidRDefault="00C56BD9">
      <w:pPr>
        <w:pStyle w:val="Ttulo3"/>
        <w:jc w:val="both"/>
        <w:rPr>
          <w:rFonts w:ascii="Times New Roman" w:hAnsi="Times New Roman"/>
          <w:sz w:val="24"/>
          <w:szCs w:val="24"/>
        </w:rPr>
      </w:pPr>
      <w:bookmarkStart w:id="527" w:name="_Toc12010"/>
      <w:bookmarkStart w:id="528" w:name="_Toc19560"/>
      <w:bookmarkStart w:id="529" w:name="_Toc20662"/>
      <w:bookmarkStart w:id="530" w:name="_Toc15412"/>
      <w:r>
        <w:rPr>
          <w:rFonts w:ascii="Times New Roman" w:hAnsi="Times New Roman"/>
          <w:sz w:val="24"/>
          <w:szCs w:val="24"/>
        </w:rPr>
        <w:t>2.1.2.4.12 Contract Activity tab</w:t>
      </w:r>
      <w:bookmarkEnd w:id="527"/>
      <w:bookmarkEnd w:id="528"/>
      <w:bookmarkEnd w:id="529"/>
      <w:bookmarkEnd w:id="530"/>
    </w:p>
    <w:p w:rsidR="0073466D" w:rsidRDefault="00C56BD9">
      <w:pPr>
        <w:jc w:val="both"/>
        <w:rPr>
          <w:rFonts w:ascii="Times New Roman" w:hAnsi="Times New Roman"/>
          <w:sz w:val="24"/>
          <w:szCs w:val="24"/>
        </w:rPr>
      </w:pPr>
      <w:r>
        <w:rPr>
          <w:rFonts w:ascii="Times New Roman" w:hAnsi="Times New Roman"/>
          <w:sz w:val="24"/>
          <w:szCs w:val="24"/>
        </w:rPr>
        <w:t>This is much like the previous activity tab, but for this specific contract.</w:t>
      </w:r>
    </w:p>
    <w:p w:rsidR="0073466D" w:rsidRDefault="00C56BD9">
      <w:pPr>
        <w:pStyle w:val="Ttulo3"/>
        <w:jc w:val="both"/>
        <w:rPr>
          <w:rFonts w:ascii="Times New Roman" w:hAnsi="Times New Roman"/>
          <w:sz w:val="24"/>
          <w:szCs w:val="24"/>
        </w:rPr>
      </w:pPr>
      <w:bookmarkStart w:id="531" w:name="_Toc26046"/>
      <w:bookmarkStart w:id="532" w:name="_Toc3815"/>
      <w:bookmarkStart w:id="533" w:name="_Toc16093"/>
      <w:bookmarkStart w:id="534" w:name="_Toc15820"/>
      <w:r>
        <w:rPr>
          <w:rFonts w:ascii="Times New Roman" w:hAnsi="Times New Roman"/>
          <w:sz w:val="24"/>
          <w:szCs w:val="24"/>
        </w:rPr>
        <w:t>2.1.2.4.13 Sales Representative Tab</w:t>
      </w:r>
      <w:bookmarkEnd w:id="531"/>
      <w:bookmarkEnd w:id="532"/>
      <w:bookmarkEnd w:id="533"/>
      <w:bookmarkEnd w:id="534"/>
    </w:p>
    <w:p w:rsidR="0073466D" w:rsidRDefault="00C56BD9">
      <w:pPr>
        <w:jc w:val="both"/>
        <w:rPr>
          <w:rFonts w:ascii="Times New Roman" w:hAnsi="Times New Roman"/>
          <w:sz w:val="24"/>
          <w:szCs w:val="24"/>
        </w:rPr>
      </w:pPr>
      <w:r>
        <w:rPr>
          <w:rFonts w:ascii="Times New Roman" w:hAnsi="Times New Roman"/>
          <w:sz w:val="24"/>
          <w:szCs w:val="24"/>
        </w:rPr>
        <w:t>Here we should be able to add and remove</w:t>
      </w:r>
      <w:r>
        <w:rPr>
          <w:rFonts w:ascii="Times New Roman" w:hAnsi="Times New Roman"/>
          <w:sz w:val="24"/>
          <w:szCs w:val="24"/>
        </w:rPr>
        <w:t xml:space="preserve"> Sales Reps associated with the contract.</w:t>
      </w:r>
    </w:p>
    <w:p w:rsidR="0073466D" w:rsidRDefault="00C56BD9">
      <w:pPr>
        <w:pStyle w:val="Ttulo3"/>
        <w:jc w:val="both"/>
        <w:rPr>
          <w:rFonts w:ascii="Times New Roman" w:hAnsi="Times New Roman"/>
          <w:sz w:val="24"/>
          <w:szCs w:val="24"/>
        </w:rPr>
      </w:pPr>
      <w:bookmarkStart w:id="535" w:name="_Toc30941"/>
      <w:bookmarkStart w:id="536" w:name="_Toc14182"/>
      <w:bookmarkStart w:id="537" w:name="_Toc21557"/>
      <w:bookmarkStart w:id="538" w:name="_Toc10458"/>
      <w:r>
        <w:rPr>
          <w:rFonts w:ascii="Times New Roman" w:hAnsi="Times New Roman"/>
          <w:sz w:val="24"/>
          <w:szCs w:val="24"/>
        </w:rPr>
        <w:t>2.1.2.4.14 History Tab</w:t>
      </w:r>
      <w:bookmarkEnd w:id="535"/>
      <w:bookmarkEnd w:id="536"/>
      <w:bookmarkEnd w:id="537"/>
      <w:bookmarkEnd w:id="538"/>
    </w:p>
    <w:p w:rsidR="0073466D" w:rsidRDefault="00C56BD9">
      <w:pPr>
        <w:jc w:val="both"/>
        <w:rPr>
          <w:rFonts w:ascii="Times New Roman" w:hAnsi="Times New Roman"/>
          <w:sz w:val="24"/>
          <w:szCs w:val="24"/>
        </w:rPr>
      </w:pPr>
      <w:r>
        <w:rPr>
          <w:rFonts w:ascii="Times New Roman" w:hAnsi="Times New Roman"/>
          <w:sz w:val="24"/>
          <w:szCs w:val="24"/>
        </w:rPr>
        <w:t>This is a log of all the changes in every field.</w:t>
      </w:r>
    </w:p>
    <w:p w:rsidR="0073466D" w:rsidRDefault="00C56BD9">
      <w:pPr>
        <w:jc w:val="both"/>
        <w:rPr>
          <w:rFonts w:ascii="Times New Roman" w:hAnsi="Times New Roman"/>
          <w:sz w:val="24"/>
          <w:szCs w:val="24"/>
        </w:rPr>
      </w:pPr>
      <w:r>
        <w:rPr>
          <w:rFonts w:ascii="Times New Roman" w:hAnsi="Times New Roman"/>
          <w:sz w:val="24"/>
          <w:szCs w:val="24"/>
        </w:rPr>
        <w:t>Our Contract tab looks like this:</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4455160" cy="2424430"/>
            <wp:effectExtent l="19050" t="0" r="40640" b="13970"/>
            <wp:docPr id="22" name="Picture Fram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1"/>
                    <pic:cNvPicPr>
                      <a:picLocks noChangeAspect="1" noChangeArrowheads="1"/>
                    </pic:cNvPicPr>
                  </pic:nvPicPr>
                  <pic:blipFill>
                    <a:blip r:embed="rId30"/>
                    <a:srcRect/>
                    <a:stretch>
                      <a:fillRect/>
                    </a:stretch>
                  </pic:blipFill>
                  <pic:spPr bwMode="auto">
                    <a:xfrm>
                      <a:off x="0" y="0"/>
                      <a:ext cx="4455160" cy="2424430"/>
                    </a:xfrm>
                    <a:prstGeom prst="rect">
                      <a:avLst/>
                    </a:prstGeom>
                    <a:noFill/>
                    <a:ln w="9525">
                      <a:noFill/>
                      <a:miter lim="800000"/>
                      <a:headEnd/>
                      <a:tailEnd/>
                    </a:ln>
                    <a:effectLst>
                      <a:outerShdw dist="50784" dir="2700000" algn="tl" rotWithShape="0">
                        <a:srgbClr val="000000">
                          <a:alpha val="28000"/>
                        </a:srgbClr>
                      </a:outerShdw>
                    </a:effectLst>
                  </pic:spPr>
                </pic:pic>
              </a:graphicData>
            </a:graphic>
          </wp:inline>
        </w:drawing>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5390515" cy="3168650"/>
            <wp:effectExtent l="19050" t="0" r="38735" b="12700"/>
            <wp:docPr id="23" name="Picture Fram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2"/>
                    <pic:cNvPicPr>
                      <a:picLocks noChangeAspect="1" noChangeArrowheads="1"/>
                    </pic:cNvPicPr>
                  </pic:nvPicPr>
                  <pic:blipFill>
                    <a:blip r:embed="rId31"/>
                    <a:srcRect/>
                    <a:stretch>
                      <a:fillRect/>
                    </a:stretch>
                  </pic:blipFill>
                  <pic:spPr bwMode="auto">
                    <a:xfrm>
                      <a:off x="0" y="0"/>
                      <a:ext cx="5390515" cy="3168650"/>
                    </a:xfrm>
                    <a:prstGeom prst="rect">
                      <a:avLst/>
                    </a:prstGeom>
                    <a:noFill/>
                    <a:ln w="9525">
                      <a:noFill/>
                      <a:miter lim="800000"/>
                      <a:headEnd/>
                      <a:tailEnd/>
                    </a:ln>
                    <a:effectLst>
                      <a:outerShdw dist="50784" dir="2700000" algn="tl" rotWithShape="0">
                        <a:srgbClr val="000000">
                          <a:alpha val="28000"/>
                        </a:srgbClr>
                      </a:outerShdw>
                    </a:effectLst>
                  </pic:spPr>
                </pic:pic>
              </a:graphicData>
            </a:graphic>
          </wp:inline>
        </w:drawing>
      </w:r>
    </w:p>
    <w:p w:rsidR="0073466D" w:rsidRDefault="002671F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465445" cy="2306955"/>
            <wp:effectExtent l="19050" t="0" r="40005" b="17145"/>
            <wp:docPr id="24" name="Picture Fram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3"/>
                    <pic:cNvPicPr>
                      <a:picLocks noChangeAspect="1" noChangeArrowheads="1"/>
                    </pic:cNvPicPr>
                  </pic:nvPicPr>
                  <pic:blipFill>
                    <a:blip r:embed="rId32"/>
                    <a:srcRect/>
                    <a:stretch>
                      <a:fillRect/>
                    </a:stretch>
                  </pic:blipFill>
                  <pic:spPr bwMode="auto">
                    <a:xfrm>
                      <a:off x="0" y="0"/>
                      <a:ext cx="5465445" cy="2306955"/>
                    </a:xfrm>
                    <a:prstGeom prst="rect">
                      <a:avLst/>
                    </a:prstGeom>
                    <a:noFill/>
                    <a:ln w="9525">
                      <a:noFill/>
                      <a:miter lim="800000"/>
                      <a:headEnd/>
                      <a:tailEnd/>
                    </a:ln>
                    <a:effectLst>
                      <a:outerShdw dist="50784" dir="2700000" algn="tl" rotWithShape="0">
                        <a:srgbClr val="000000">
                          <a:alpha val="28000"/>
                        </a:srgbClr>
                      </a:outerShdw>
                    </a:effectLst>
                  </pic:spPr>
                </pic:pic>
              </a:graphicData>
            </a:graphic>
          </wp:inline>
        </w:drawing>
      </w:r>
    </w:p>
    <w:p w:rsidR="0073466D" w:rsidRDefault="00C56BD9">
      <w:pPr>
        <w:pStyle w:val="Ttulo3"/>
        <w:jc w:val="both"/>
        <w:rPr>
          <w:rFonts w:ascii="Times New Roman" w:hAnsi="Times New Roman"/>
          <w:sz w:val="24"/>
          <w:szCs w:val="24"/>
        </w:rPr>
      </w:pPr>
      <w:bookmarkStart w:id="539" w:name="_Toc30944"/>
      <w:bookmarkStart w:id="540" w:name="_Toc4703"/>
      <w:bookmarkStart w:id="541" w:name="_Toc19448"/>
      <w:bookmarkStart w:id="542" w:name="_Toc22688"/>
      <w:r>
        <w:rPr>
          <w:rFonts w:ascii="Times New Roman" w:hAnsi="Times New Roman"/>
          <w:sz w:val="24"/>
          <w:szCs w:val="24"/>
        </w:rPr>
        <w:t>2.1.2.4.15 Collections Tab</w:t>
      </w:r>
      <w:bookmarkEnd w:id="539"/>
      <w:bookmarkEnd w:id="540"/>
      <w:bookmarkEnd w:id="541"/>
      <w:bookmarkEnd w:id="542"/>
    </w:p>
    <w:p w:rsidR="0073466D" w:rsidRDefault="00C56BD9">
      <w:pPr>
        <w:jc w:val="both"/>
        <w:rPr>
          <w:rFonts w:ascii="Times New Roman" w:hAnsi="Times New Roman"/>
          <w:sz w:val="24"/>
          <w:szCs w:val="24"/>
        </w:rPr>
      </w:pPr>
      <w:r>
        <w:rPr>
          <w:rFonts w:ascii="Times New Roman" w:hAnsi="Times New Roman"/>
          <w:sz w:val="24"/>
          <w:szCs w:val="24"/>
        </w:rPr>
        <w:t xml:space="preserve">In this tab we will see information if the Merchant has a contract (or has </w:t>
      </w:r>
      <w:r>
        <w:rPr>
          <w:rFonts w:ascii="Times New Roman" w:hAnsi="Times New Roman"/>
          <w:sz w:val="24"/>
          <w:szCs w:val="24"/>
        </w:rPr>
        <w:t>had a contract) in collections. It will show what amount entered collections, the status of the contract, the date it entered collection and other fields that we will go into detail when we complete the Collections workflow document.</w:t>
      </w:r>
    </w:p>
    <w:p w:rsidR="0073466D" w:rsidRDefault="00C56BD9">
      <w:pPr>
        <w:pStyle w:val="Ttulo1"/>
        <w:ind w:left="0"/>
        <w:rPr>
          <w:rFonts w:ascii="Times New Roman" w:hAnsi="Times New Roman"/>
          <w:bCs w:val="0"/>
          <w:color w:val="auto"/>
          <w:sz w:val="24"/>
          <w:szCs w:val="24"/>
        </w:rPr>
      </w:pPr>
      <w:bookmarkStart w:id="543" w:name="_Toc27683"/>
      <w:bookmarkStart w:id="544" w:name="_Toc22215"/>
      <w:bookmarkStart w:id="545" w:name="_Toc30652"/>
      <w:bookmarkStart w:id="546" w:name="_Toc29997"/>
      <w:r>
        <w:rPr>
          <w:rFonts w:ascii="Times New Roman" w:hAnsi="Times New Roman"/>
          <w:bCs w:val="0"/>
          <w:color w:val="auto"/>
          <w:sz w:val="24"/>
          <w:szCs w:val="24"/>
        </w:rPr>
        <w:t>2.1.2.4.1</w:t>
      </w:r>
      <w:r>
        <w:rPr>
          <w:rFonts w:ascii="Times New Roman" w:hAnsi="Times New Roman"/>
          <w:bCs w:val="0"/>
          <w:color w:val="auto"/>
          <w:sz w:val="24"/>
          <w:szCs w:val="24"/>
        </w:rPr>
        <w:t xml:space="preserve">6 </w:t>
      </w:r>
      <w:r>
        <w:rPr>
          <w:rFonts w:ascii="Times New Roman" w:hAnsi="Times New Roman"/>
          <w:bCs w:val="0"/>
          <w:color w:val="auto"/>
          <w:sz w:val="24"/>
          <w:szCs w:val="24"/>
        </w:rPr>
        <w:t>Affiliation</w:t>
      </w:r>
      <w:r>
        <w:rPr>
          <w:rFonts w:ascii="Times New Roman" w:hAnsi="Times New Roman"/>
          <w:bCs w:val="0"/>
          <w:color w:val="auto"/>
          <w:sz w:val="24"/>
          <w:szCs w:val="24"/>
        </w:rPr>
        <w:t xml:space="preserve"> Tab</w:t>
      </w:r>
    </w:p>
    <w:p w:rsidR="0073466D" w:rsidRDefault="00C56BD9">
      <w:pPr>
        <w:rPr>
          <w:rFonts w:ascii="Times New Roman" w:hAnsi="Times New Roman"/>
          <w:sz w:val="24"/>
          <w:szCs w:val="24"/>
        </w:rPr>
      </w:pPr>
      <w:r>
        <w:rPr>
          <w:rFonts w:ascii="Times New Roman" w:hAnsi="Times New Roman"/>
          <w:sz w:val="24"/>
          <w:szCs w:val="24"/>
        </w:rPr>
        <w:t>As we have specified before, a company or owner might own several different business which are created as separate Merchants in our system. But we still need a way to link them, so an affiliation is a link that exists between all the Merchants that ha</w:t>
      </w:r>
      <w:r>
        <w:rPr>
          <w:rFonts w:ascii="Times New Roman" w:hAnsi="Times New Roman"/>
          <w:sz w:val="24"/>
          <w:szCs w:val="24"/>
        </w:rPr>
        <w:t xml:space="preserve">ve the same RNC number (this means they are owned by the same company) or the same Owner ID (which means they are owned by the same person). </w:t>
      </w:r>
    </w:p>
    <w:p w:rsidR="0073466D" w:rsidRDefault="00C56BD9">
      <w:pPr>
        <w:rPr>
          <w:rFonts w:ascii="Times New Roman" w:hAnsi="Times New Roman"/>
          <w:sz w:val="24"/>
          <w:szCs w:val="24"/>
        </w:rPr>
      </w:pPr>
      <w:r>
        <w:rPr>
          <w:rFonts w:ascii="Times New Roman" w:hAnsi="Times New Roman"/>
          <w:sz w:val="24"/>
          <w:szCs w:val="24"/>
        </w:rPr>
        <w:t>This button will pull the Merchant’s affiliation screen, which could look something like this:</w:t>
      </w:r>
    </w:p>
    <w:p w:rsidR="0073466D" w:rsidRDefault="002671F4">
      <w:pPr>
        <w:rPr>
          <w:rFonts w:ascii="Times New Roman" w:hAnsi="Times New Roman"/>
          <w:sz w:val="24"/>
          <w:szCs w:val="24"/>
        </w:rPr>
      </w:pPr>
      <w:r>
        <w:rPr>
          <w:rFonts w:ascii="Times New Roman" w:hAnsi="Times New Roman"/>
          <w:noProof/>
          <w:sz w:val="24"/>
          <w:szCs w:val="24"/>
        </w:rPr>
        <w:drawing>
          <wp:inline distT="0" distB="0" distL="0" distR="0">
            <wp:extent cx="5996940" cy="1690370"/>
            <wp:effectExtent l="19050" t="0" r="41910" b="5080"/>
            <wp:docPr id="25" name="Picture Fram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0"/>
                    <pic:cNvPicPr>
                      <a:picLocks noChangeAspect="1" noChangeArrowheads="1"/>
                    </pic:cNvPicPr>
                  </pic:nvPicPr>
                  <pic:blipFill>
                    <a:blip r:embed="rId33"/>
                    <a:srcRect/>
                    <a:stretch>
                      <a:fillRect/>
                    </a:stretch>
                  </pic:blipFill>
                  <pic:spPr bwMode="auto">
                    <a:xfrm>
                      <a:off x="0" y="0"/>
                      <a:ext cx="5996940" cy="1690370"/>
                    </a:xfrm>
                    <a:prstGeom prst="rect">
                      <a:avLst/>
                    </a:prstGeom>
                    <a:noFill/>
                    <a:ln w="9525">
                      <a:noFill/>
                      <a:miter lim="800000"/>
                      <a:headEnd/>
                      <a:tailEnd/>
                    </a:ln>
                    <a:effectLst>
                      <a:outerShdw dist="50796" dir="2700000" algn="tl" rotWithShape="0">
                        <a:srgbClr val="000000">
                          <a:alpha val="36000"/>
                        </a:srgbClr>
                      </a:outerShdw>
                    </a:effectLst>
                  </pic:spPr>
                </pic:pic>
              </a:graphicData>
            </a:graphic>
          </wp:inline>
        </w:drawing>
      </w:r>
    </w:p>
    <w:p w:rsidR="0073466D" w:rsidRDefault="00C56BD9">
      <w:pPr>
        <w:rPr>
          <w:rFonts w:ascii="Times New Roman" w:hAnsi="Times New Roman"/>
          <w:sz w:val="24"/>
          <w:szCs w:val="24"/>
        </w:rPr>
      </w:pPr>
      <w:r>
        <w:rPr>
          <w:rFonts w:ascii="Times New Roman" w:hAnsi="Times New Roman"/>
          <w:sz w:val="24"/>
          <w:szCs w:val="24"/>
        </w:rPr>
        <w:t>As you can see, t</w:t>
      </w:r>
      <w:r>
        <w:rPr>
          <w:rFonts w:ascii="Times New Roman" w:hAnsi="Times New Roman"/>
          <w:sz w:val="24"/>
          <w:szCs w:val="24"/>
        </w:rPr>
        <w:t>here are two tabs. One tab is for the merchants with the same RNC and the other is for the Merchants with the same Owner.</w:t>
      </w:r>
    </w:p>
    <w:p w:rsidR="0073466D" w:rsidRDefault="00C56BD9">
      <w:pPr>
        <w:rPr>
          <w:rFonts w:ascii="Times New Roman" w:hAnsi="Times New Roman"/>
          <w:sz w:val="24"/>
          <w:szCs w:val="24"/>
        </w:rPr>
      </w:pPr>
      <w:r>
        <w:rPr>
          <w:rFonts w:ascii="Times New Roman" w:hAnsi="Times New Roman"/>
          <w:sz w:val="24"/>
          <w:szCs w:val="24"/>
        </w:rPr>
        <w:t xml:space="preserve">There should be two boxes of information, one for all the merchants with the same RNC or Owner </w:t>
      </w:r>
      <w:r>
        <w:rPr>
          <w:rFonts w:ascii="Times New Roman" w:hAnsi="Times New Roman"/>
          <w:sz w:val="24"/>
          <w:szCs w:val="24"/>
        </w:rPr>
        <w:lastRenderedPageBreak/>
        <w:t>as the Merchant we are currently in tha</w:t>
      </w:r>
      <w:r>
        <w:rPr>
          <w:rFonts w:ascii="Times New Roman" w:hAnsi="Times New Roman"/>
          <w:sz w:val="24"/>
          <w:szCs w:val="24"/>
        </w:rPr>
        <w:t>t have Active Contracts and another box for all the affiliations that don’t have Active Contracts.</w:t>
      </w:r>
    </w:p>
    <w:p w:rsidR="0073466D" w:rsidRDefault="00C56BD9">
      <w:pPr>
        <w:rPr>
          <w:rFonts w:ascii="Times New Roman" w:hAnsi="Times New Roman"/>
          <w:sz w:val="24"/>
          <w:szCs w:val="24"/>
        </w:rPr>
      </w:pPr>
      <w:r>
        <w:rPr>
          <w:rFonts w:ascii="Times New Roman" w:hAnsi="Times New Roman"/>
          <w:sz w:val="24"/>
          <w:szCs w:val="24"/>
        </w:rPr>
        <w:t>For the inactive contracts we need a button that will let us request the CC volumes for the merchants to the Processor Company. If we request the volumes, th</w:t>
      </w:r>
      <w:r>
        <w:rPr>
          <w:rFonts w:ascii="Times New Roman" w:hAnsi="Times New Roman"/>
          <w:sz w:val="24"/>
          <w:szCs w:val="24"/>
        </w:rPr>
        <w:t>is list should show a Volumes Status that will be marked as pending until the Processor Company sends the requested volumes.</w:t>
      </w:r>
    </w:p>
    <w:p w:rsidR="0073466D" w:rsidRDefault="00C56BD9">
      <w:pPr>
        <w:pStyle w:val="Ttulo1"/>
        <w:rPr>
          <w:rFonts w:ascii="Times New Roman" w:hAnsi="Times New Roman"/>
          <w:bCs w:val="0"/>
          <w:color w:val="auto"/>
          <w:sz w:val="24"/>
          <w:szCs w:val="24"/>
        </w:rPr>
      </w:pPr>
      <w:r>
        <w:rPr>
          <w:rFonts w:ascii="Times New Roman" w:hAnsi="Times New Roman"/>
          <w:bCs w:val="0"/>
          <w:color w:val="auto"/>
          <w:sz w:val="24"/>
          <w:szCs w:val="24"/>
        </w:rPr>
        <w:t>2.1.2.4.1</w:t>
      </w:r>
      <w:r>
        <w:rPr>
          <w:rFonts w:ascii="Times New Roman" w:hAnsi="Times New Roman"/>
          <w:bCs w:val="0"/>
          <w:color w:val="auto"/>
          <w:sz w:val="24"/>
          <w:szCs w:val="24"/>
        </w:rPr>
        <w:t xml:space="preserve">7 </w:t>
      </w:r>
      <w:r>
        <w:rPr>
          <w:rFonts w:ascii="Times New Roman" w:hAnsi="Times New Roman"/>
          <w:bCs w:val="0"/>
          <w:color w:val="auto"/>
          <w:sz w:val="24"/>
          <w:szCs w:val="24"/>
        </w:rPr>
        <w:t>Credit Report Tab</w:t>
      </w:r>
    </w:p>
    <w:p w:rsidR="0073466D" w:rsidRDefault="00C56BD9">
      <w:pPr>
        <w:rPr>
          <w:rFonts w:ascii="Times New Roman" w:hAnsi="Times New Roman"/>
          <w:sz w:val="24"/>
          <w:szCs w:val="24"/>
        </w:rPr>
      </w:pPr>
      <w:r>
        <w:rPr>
          <w:rFonts w:ascii="Times New Roman" w:hAnsi="Times New Roman"/>
          <w:sz w:val="24"/>
          <w:szCs w:val="24"/>
        </w:rPr>
        <w:t xml:space="preserve">In this screen we should see all the information from the Datacredito report, but imported as a </w:t>
      </w:r>
      <w:r>
        <w:rPr>
          <w:rFonts w:ascii="Times New Roman" w:hAnsi="Times New Roman"/>
          <w:sz w:val="24"/>
          <w:szCs w:val="24"/>
        </w:rPr>
        <w:t>proinformation per fields in our system. We will try to get Datecredito to help us map all the fields to the raw file (the XML file) you get from Datacredito so that you know where to get everything from.</w:t>
      </w:r>
    </w:p>
    <w:p w:rsidR="0073466D" w:rsidRDefault="00C56BD9">
      <w:pPr>
        <w:rPr>
          <w:rFonts w:ascii="Times New Roman" w:hAnsi="Times New Roman"/>
          <w:sz w:val="24"/>
          <w:szCs w:val="24"/>
        </w:rPr>
      </w:pPr>
      <w:r>
        <w:rPr>
          <w:rFonts w:ascii="Times New Roman" w:hAnsi="Times New Roman"/>
          <w:sz w:val="24"/>
          <w:szCs w:val="24"/>
        </w:rPr>
        <w:t>The first thing this should have is a dropdown list</w:t>
      </w:r>
      <w:r>
        <w:rPr>
          <w:rFonts w:ascii="Times New Roman" w:hAnsi="Times New Roman"/>
          <w:sz w:val="24"/>
          <w:szCs w:val="24"/>
        </w:rPr>
        <w:t xml:space="preserve"> of all the Credit Reports that have been generate, per contract. For example, a dropdown list with Contract 1, Contract 2 and Contract 3. If we switch between contracts it will show the from the Datacredito that was pulled for that specific contract.</w:t>
      </w:r>
    </w:p>
    <w:p w:rsidR="0073466D" w:rsidRDefault="00C56BD9">
      <w:pPr>
        <w:pStyle w:val="Textosinformato"/>
        <w:rPr>
          <w:rFonts w:ascii="Times New Roman" w:hAnsi="Times New Roman" w:cs="Times New Roman"/>
          <w:sz w:val="24"/>
          <w:szCs w:val="24"/>
        </w:rPr>
      </w:pPr>
      <w:r>
        <w:rPr>
          <w:rFonts w:ascii="Times New Roman" w:hAnsi="Times New Roman" w:cs="Times New Roman"/>
          <w:sz w:val="24"/>
          <w:szCs w:val="24"/>
        </w:rPr>
        <w:t>We n</w:t>
      </w:r>
      <w:r>
        <w:rPr>
          <w:rFonts w:ascii="Times New Roman" w:hAnsi="Times New Roman" w:cs="Times New Roman"/>
          <w:sz w:val="24"/>
          <w:szCs w:val="24"/>
        </w:rPr>
        <w:t>eed to divide this tab in three: One for the Business’ Datacredito, one for the Owner Datacredito, and one for the sum of both. All three sections will have the same fields. Every section should have on the top the Xcore (</w:t>
      </w:r>
      <w:r>
        <w:rPr>
          <w:rFonts w:ascii="Times New Roman" w:hAnsi="Times New Roman" w:cs="Times New Roman"/>
          <w:sz w:val="24"/>
          <w:szCs w:val="24"/>
        </w:rPr>
        <w:t>The information for credit Score i</w:t>
      </w:r>
      <w:r>
        <w:rPr>
          <w:rFonts w:ascii="Times New Roman" w:hAnsi="Times New Roman" w:cs="Times New Roman"/>
          <w:sz w:val="24"/>
          <w:szCs w:val="24"/>
        </w:rPr>
        <w:t>n the file is: "Xcore_PD12M_ALL_PC_NC_Global":{"Xcore":""</w:t>
      </w:r>
      <w:r>
        <w:rPr>
          <w:rFonts w:ascii="Times New Roman" w:hAnsi="Times New Roman" w:cs="Times New Roman"/>
          <w:sz w:val="24"/>
          <w:szCs w:val="24"/>
        </w:rPr>
        <w:t>) for the selected contract and then it will have several subsections.</w:t>
      </w:r>
    </w:p>
    <w:p w:rsidR="0073466D" w:rsidRDefault="0073466D">
      <w:pPr>
        <w:rPr>
          <w:rFonts w:ascii="Times New Roman" w:hAnsi="Times New Roman"/>
          <w:color w:val="0F243E"/>
          <w:sz w:val="24"/>
          <w:szCs w:val="24"/>
        </w:rPr>
      </w:pPr>
    </w:p>
    <w:p w:rsidR="0073466D" w:rsidRDefault="00C56BD9">
      <w:pPr>
        <w:rPr>
          <w:rFonts w:ascii="Times New Roman" w:hAnsi="Times New Roman"/>
          <w:sz w:val="24"/>
          <w:szCs w:val="24"/>
        </w:rPr>
      </w:pPr>
      <w:r>
        <w:rPr>
          <w:rFonts w:ascii="Times New Roman" w:hAnsi="Times New Roman"/>
          <w:sz w:val="24"/>
          <w:szCs w:val="24"/>
        </w:rPr>
        <w:t>Every section will be subdivided like this:</w:t>
      </w:r>
    </w:p>
    <w:p w:rsidR="0073466D" w:rsidRDefault="00C56BD9">
      <w:pPr>
        <w:pStyle w:val="Ttulo3"/>
        <w:rPr>
          <w:rFonts w:ascii="Times New Roman" w:hAnsi="Times New Roman"/>
          <w:sz w:val="24"/>
          <w:szCs w:val="24"/>
        </w:rPr>
      </w:pPr>
      <w:r>
        <w:rPr>
          <w:rFonts w:ascii="Times New Roman" w:hAnsi="Times New Roman"/>
          <w:sz w:val="24"/>
          <w:szCs w:val="24"/>
        </w:rPr>
        <w:t>Total Credit</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Number of loans</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Approved Amount</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Owed Amount</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Monthly Payments</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 xml:space="preserve">Late </w:t>
      </w:r>
      <w:r>
        <w:rPr>
          <w:rFonts w:ascii="Times New Roman" w:hAnsi="Times New Roman"/>
          <w:color w:val="0F243E"/>
          <w:sz w:val="24"/>
          <w:szCs w:val="24"/>
        </w:rPr>
        <w:t>Amount</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Amount in legal</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Late Index: This is the Late Amount divided by owed amount.</w:t>
      </w:r>
    </w:p>
    <w:p w:rsidR="0073466D" w:rsidRDefault="00C56BD9">
      <w:pPr>
        <w:pStyle w:val="Prrafodelista1"/>
        <w:numPr>
          <w:ilvl w:val="0"/>
          <w:numId w:val="51"/>
        </w:numPr>
        <w:rPr>
          <w:rFonts w:ascii="Times New Roman" w:hAnsi="Times New Roman"/>
          <w:color w:val="0F243E"/>
          <w:sz w:val="24"/>
          <w:szCs w:val="24"/>
        </w:rPr>
      </w:pPr>
      <w:r>
        <w:rPr>
          <w:rFonts w:ascii="Times New Roman" w:hAnsi="Times New Roman"/>
          <w:color w:val="0F243E"/>
          <w:sz w:val="24"/>
          <w:szCs w:val="24"/>
        </w:rPr>
        <w:t>Debt Index: This is the Monthly Payments amount divided by the total monthly sales of the merchant.</w:t>
      </w:r>
    </w:p>
    <w:p w:rsidR="0073466D" w:rsidRDefault="00C56BD9">
      <w:pPr>
        <w:pStyle w:val="Ttulo3"/>
        <w:rPr>
          <w:rFonts w:ascii="Times New Roman" w:hAnsi="Times New Roman"/>
          <w:sz w:val="24"/>
          <w:szCs w:val="24"/>
        </w:rPr>
      </w:pPr>
      <w:r>
        <w:rPr>
          <w:rFonts w:ascii="Times New Roman" w:hAnsi="Times New Roman"/>
          <w:sz w:val="24"/>
          <w:szCs w:val="24"/>
        </w:rPr>
        <w:t>Loans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Number of loans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Approved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Owed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lastRenderedPageBreak/>
        <w:t>Monthly Payments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Late A</w:t>
      </w:r>
      <w:r>
        <w:rPr>
          <w:rFonts w:ascii="Times New Roman" w:hAnsi="Times New Roman"/>
          <w:sz w:val="24"/>
          <w:szCs w:val="24"/>
        </w:rPr>
        <w:t>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Amount in legal</w:t>
      </w:r>
    </w:p>
    <w:p w:rsidR="0073466D" w:rsidRDefault="00C56BD9">
      <w:pPr>
        <w:pStyle w:val="Ttulo3"/>
        <w:rPr>
          <w:rFonts w:ascii="Times New Roman" w:hAnsi="Times New Roman"/>
          <w:sz w:val="24"/>
          <w:szCs w:val="24"/>
        </w:rPr>
      </w:pPr>
      <w:r>
        <w:rPr>
          <w:rFonts w:ascii="Times New Roman" w:hAnsi="Times New Roman"/>
          <w:sz w:val="24"/>
          <w:szCs w:val="24"/>
        </w:rPr>
        <w:t>Credit Cards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Number of loans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Approved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Owed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Monthly Payments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Late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Amount in legal</w:t>
      </w:r>
    </w:p>
    <w:p w:rsidR="0073466D" w:rsidRDefault="00C56BD9">
      <w:pPr>
        <w:pStyle w:val="Ttulo3"/>
        <w:rPr>
          <w:rFonts w:ascii="Times New Roman" w:hAnsi="Times New Roman"/>
          <w:sz w:val="24"/>
          <w:szCs w:val="24"/>
        </w:rPr>
      </w:pPr>
      <w:r>
        <w:rPr>
          <w:rFonts w:ascii="Times New Roman" w:hAnsi="Times New Roman"/>
          <w:sz w:val="24"/>
          <w:szCs w:val="24"/>
        </w:rPr>
        <w:t>Others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Number of loans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Approved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Owed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Monthly Payments</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Late Amount</w:t>
      </w:r>
    </w:p>
    <w:p w:rsidR="0073466D" w:rsidRDefault="00C56BD9">
      <w:pPr>
        <w:pStyle w:val="Prrafodelista1"/>
        <w:numPr>
          <w:ilvl w:val="0"/>
          <w:numId w:val="51"/>
        </w:numPr>
        <w:rPr>
          <w:rFonts w:ascii="Times New Roman" w:hAnsi="Times New Roman"/>
          <w:sz w:val="24"/>
          <w:szCs w:val="24"/>
        </w:rPr>
      </w:pPr>
      <w:r>
        <w:rPr>
          <w:rFonts w:ascii="Times New Roman" w:hAnsi="Times New Roman"/>
          <w:sz w:val="24"/>
          <w:szCs w:val="24"/>
        </w:rPr>
        <w:t>Amount in legal</w:t>
      </w:r>
    </w:p>
    <w:p w:rsidR="0073466D" w:rsidRDefault="00C56BD9">
      <w:pPr>
        <w:rPr>
          <w:rFonts w:ascii="Times New Roman" w:hAnsi="Times New Roman"/>
          <w:sz w:val="24"/>
          <w:szCs w:val="24"/>
        </w:rPr>
      </w:pPr>
      <w:r>
        <w:rPr>
          <w:rFonts w:ascii="Times New Roman" w:hAnsi="Times New Roman"/>
          <w:sz w:val="24"/>
          <w:szCs w:val="24"/>
        </w:rPr>
        <w:t>The Total Credits subsection will be</w:t>
      </w:r>
      <w:r>
        <w:rPr>
          <w:rFonts w:ascii="Times New Roman" w:hAnsi="Times New Roman"/>
          <w:sz w:val="24"/>
          <w:szCs w:val="24"/>
        </w:rPr>
        <w:t xml:space="preserve"> the sum of all the other subsections.</w:t>
      </w:r>
    </w:p>
    <w:p w:rsidR="0073466D" w:rsidRDefault="00C56BD9">
      <w:pPr>
        <w:rPr>
          <w:rFonts w:ascii="Times New Roman" w:hAnsi="Times New Roman"/>
          <w:sz w:val="24"/>
          <w:szCs w:val="24"/>
        </w:rPr>
      </w:pPr>
      <w:r>
        <w:rPr>
          <w:rFonts w:ascii="Times New Roman" w:hAnsi="Times New Roman"/>
          <w:sz w:val="24"/>
          <w:szCs w:val="24"/>
        </w:rPr>
        <w:t>It could look like this:</w:t>
      </w:r>
    </w:p>
    <w:p w:rsidR="0073466D" w:rsidRDefault="002671F4">
      <w:pPr>
        <w:pStyle w:val="Ttulo3"/>
        <w:jc w:val="both"/>
        <w:rPr>
          <w:ins w:id="547" w:author="D" w:date="2014-07-22T11:17:00Z"/>
          <w:rFonts w:ascii="Times New Roman" w:hAnsi="Times New Roman"/>
          <w:sz w:val="24"/>
          <w:szCs w:val="24"/>
        </w:rPr>
      </w:pPr>
      <w:r>
        <w:rPr>
          <w:rFonts w:ascii="Times New Roman" w:hAnsi="Times New Roman"/>
          <w:noProof/>
          <w:color w:val="0F243E"/>
          <w:sz w:val="24"/>
          <w:szCs w:val="24"/>
        </w:rPr>
        <w:drawing>
          <wp:inline distT="0" distB="0" distL="0" distR="0">
            <wp:extent cx="4380865" cy="2552065"/>
            <wp:effectExtent l="19050" t="0" r="133985" b="133985"/>
            <wp:docPr id="26" name="Picture Fram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1"/>
                    <pic:cNvPicPr>
                      <a:picLocks noChangeAspect="1" noChangeArrowheads="1"/>
                    </pic:cNvPicPr>
                  </pic:nvPicPr>
                  <pic:blipFill>
                    <a:blip r:embed="rId34"/>
                    <a:srcRect/>
                    <a:stretch>
                      <a:fillRect/>
                    </a:stretch>
                  </pic:blipFill>
                  <pic:spPr bwMode="auto">
                    <a:xfrm>
                      <a:off x="0" y="0"/>
                      <a:ext cx="4380865" cy="2552065"/>
                    </a:xfrm>
                    <a:prstGeom prst="rect">
                      <a:avLst/>
                    </a:prstGeom>
                    <a:solidFill>
                      <a:srgbClr val="000000"/>
                    </a:solidFill>
                    <a:ln w="9525">
                      <a:noFill/>
                      <a:miter lim="800000"/>
                      <a:headEnd/>
                      <a:tailEnd/>
                    </a:ln>
                    <a:effectLst>
                      <a:outerShdw dist="190499" dir="2700000" sy="89999" algn="bl" rotWithShape="0">
                        <a:srgbClr val="000000">
                          <a:alpha val="36000"/>
                        </a:srgbClr>
                      </a:outerShdw>
                    </a:effectLst>
                  </pic:spPr>
                </pic:pic>
              </a:graphicData>
            </a:graphic>
          </wp:inline>
        </w:drawing>
      </w:r>
    </w:p>
    <w:p w:rsidR="0073466D" w:rsidRDefault="0073466D">
      <w:pPr>
        <w:rPr>
          <w:rFonts w:ascii="Times New Roman" w:hAnsi="Times New Roman"/>
          <w:sz w:val="24"/>
          <w:szCs w:val="24"/>
        </w:rPr>
      </w:pPr>
    </w:p>
    <w:p w:rsidR="0073466D" w:rsidRDefault="00C56BD9">
      <w:pPr>
        <w:pStyle w:val="Ttulo3"/>
        <w:jc w:val="both"/>
        <w:rPr>
          <w:rFonts w:ascii="Times New Roman" w:hAnsi="Times New Roman"/>
          <w:sz w:val="24"/>
          <w:szCs w:val="24"/>
        </w:rPr>
      </w:pPr>
      <w:r>
        <w:rPr>
          <w:rFonts w:ascii="Times New Roman" w:hAnsi="Times New Roman"/>
          <w:sz w:val="24"/>
          <w:szCs w:val="24"/>
        </w:rPr>
        <w:t>2.1.2.4.1</w:t>
      </w:r>
      <w:r>
        <w:rPr>
          <w:rFonts w:ascii="Times New Roman" w:hAnsi="Times New Roman"/>
          <w:sz w:val="24"/>
          <w:szCs w:val="24"/>
        </w:rPr>
        <w:t>8</w:t>
      </w:r>
      <w:r>
        <w:rPr>
          <w:rFonts w:ascii="Times New Roman" w:hAnsi="Times New Roman"/>
          <w:sz w:val="24"/>
          <w:szCs w:val="24"/>
        </w:rPr>
        <w:t xml:space="preserve"> Final Notes</w:t>
      </w:r>
      <w:bookmarkEnd w:id="543"/>
      <w:bookmarkEnd w:id="544"/>
      <w:bookmarkEnd w:id="545"/>
      <w:bookmarkEnd w:id="546"/>
    </w:p>
    <w:p w:rsidR="0073466D" w:rsidRDefault="00C56BD9">
      <w:pPr>
        <w:jc w:val="both"/>
        <w:rPr>
          <w:rFonts w:ascii="Times New Roman" w:hAnsi="Times New Roman"/>
          <w:sz w:val="24"/>
          <w:szCs w:val="24"/>
        </w:rPr>
      </w:pPr>
      <w:r>
        <w:rPr>
          <w:rFonts w:ascii="Times New Roman" w:hAnsi="Times New Roman"/>
          <w:sz w:val="24"/>
          <w:szCs w:val="24"/>
        </w:rPr>
        <w:t>The Merchant screen needs to have the following buttons:</w:t>
      </w:r>
    </w:p>
    <w:p w:rsidR="0073466D" w:rsidRDefault="00C56BD9">
      <w:pPr>
        <w:pStyle w:val="ListParagraph1"/>
        <w:numPr>
          <w:ilvl w:val="0"/>
          <w:numId w:val="52"/>
        </w:numPr>
        <w:jc w:val="both"/>
        <w:rPr>
          <w:rFonts w:ascii="Times New Roman" w:hAnsi="Times New Roman"/>
          <w:sz w:val="24"/>
          <w:szCs w:val="24"/>
        </w:rPr>
      </w:pPr>
      <w:r>
        <w:rPr>
          <w:rFonts w:ascii="Times New Roman" w:hAnsi="Times New Roman"/>
          <w:sz w:val="24"/>
          <w:szCs w:val="24"/>
        </w:rPr>
        <w:lastRenderedPageBreak/>
        <w:t>Save Button: To save any change made to any field.</w:t>
      </w:r>
    </w:p>
    <w:p w:rsidR="0073466D" w:rsidRDefault="00C56BD9">
      <w:pPr>
        <w:pStyle w:val="ListParagraph1"/>
        <w:numPr>
          <w:ilvl w:val="0"/>
          <w:numId w:val="52"/>
        </w:numPr>
        <w:jc w:val="both"/>
        <w:rPr>
          <w:rFonts w:ascii="Times New Roman" w:hAnsi="Times New Roman"/>
          <w:sz w:val="24"/>
          <w:szCs w:val="24"/>
        </w:rPr>
      </w:pPr>
      <w:r>
        <w:rPr>
          <w:rFonts w:ascii="Times New Roman" w:hAnsi="Times New Roman"/>
          <w:sz w:val="24"/>
          <w:szCs w:val="24"/>
        </w:rPr>
        <w:t>Cancel Button: To erase any change made.</w:t>
      </w:r>
    </w:p>
    <w:p w:rsidR="0073466D" w:rsidRDefault="00C56BD9">
      <w:pPr>
        <w:pStyle w:val="ListParagraph1"/>
        <w:numPr>
          <w:ilvl w:val="0"/>
          <w:numId w:val="52"/>
        </w:numPr>
        <w:jc w:val="both"/>
        <w:rPr>
          <w:rFonts w:ascii="Times New Roman" w:hAnsi="Times New Roman"/>
          <w:sz w:val="24"/>
          <w:szCs w:val="24"/>
        </w:rPr>
      </w:pPr>
      <w:r>
        <w:rPr>
          <w:rFonts w:ascii="Times New Roman" w:hAnsi="Times New Roman"/>
          <w:sz w:val="24"/>
          <w:szCs w:val="24"/>
        </w:rPr>
        <w:t>Call Button: With</w:t>
      </w:r>
      <w:r>
        <w:rPr>
          <w:rFonts w:ascii="Times New Roman" w:hAnsi="Times New Roman"/>
          <w:sz w:val="24"/>
          <w:szCs w:val="24"/>
        </w:rPr>
        <w:t xml:space="preserve"> a list of all the stored telephone numbers in the Merchant, including owners, contacts, landlord and business numbers.</w:t>
      </w:r>
    </w:p>
    <w:p w:rsidR="0073466D" w:rsidRDefault="00C56BD9">
      <w:pPr>
        <w:pStyle w:val="ListParagraph1"/>
        <w:numPr>
          <w:ilvl w:val="0"/>
          <w:numId w:val="52"/>
        </w:numPr>
        <w:jc w:val="both"/>
        <w:rPr>
          <w:rFonts w:ascii="Times New Roman" w:hAnsi="Times New Roman"/>
          <w:sz w:val="24"/>
          <w:szCs w:val="24"/>
        </w:rPr>
      </w:pPr>
      <w:r>
        <w:rPr>
          <w:rFonts w:ascii="Times New Roman" w:hAnsi="Times New Roman"/>
          <w:sz w:val="24"/>
          <w:szCs w:val="24"/>
        </w:rPr>
        <w:t>Notes Button: A button to access the Notes application to write and read notes.</w:t>
      </w:r>
    </w:p>
    <w:p w:rsidR="0073466D" w:rsidRDefault="00C56BD9">
      <w:pPr>
        <w:jc w:val="both"/>
        <w:rPr>
          <w:rFonts w:ascii="Times New Roman" w:hAnsi="Times New Roman"/>
          <w:sz w:val="24"/>
          <w:szCs w:val="24"/>
        </w:rPr>
      </w:pPr>
      <w:r>
        <w:rPr>
          <w:rFonts w:ascii="Times New Roman" w:hAnsi="Times New Roman"/>
          <w:sz w:val="24"/>
          <w:szCs w:val="24"/>
        </w:rPr>
        <w:t xml:space="preserve">Once we enter a Merchant screen, the first seen we need </w:t>
      </w:r>
      <w:r>
        <w:rPr>
          <w:rFonts w:ascii="Times New Roman" w:hAnsi="Times New Roman"/>
          <w:sz w:val="24"/>
          <w:szCs w:val="24"/>
        </w:rPr>
        <w:t>to see on top is an information box on top with the essential information:</w:t>
      </w:r>
    </w:p>
    <w:p w:rsidR="0073466D" w:rsidRDefault="00C56BD9">
      <w:pPr>
        <w:pStyle w:val="ListParagraph1"/>
        <w:numPr>
          <w:ilvl w:val="0"/>
          <w:numId w:val="53"/>
        </w:numPr>
        <w:jc w:val="both"/>
        <w:rPr>
          <w:rFonts w:ascii="Times New Roman" w:hAnsi="Times New Roman"/>
          <w:sz w:val="24"/>
          <w:szCs w:val="24"/>
        </w:rPr>
      </w:pPr>
      <w:r>
        <w:rPr>
          <w:rFonts w:ascii="Times New Roman" w:hAnsi="Times New Roman"/>
          <w:sz w:val="24"/>
          <w:szCs w:val="24"/>
        </w:rPr>
        <w:t>Merchant ID</w:t>
      </w:r>
    </w:p>
    <w:p w:rsidR="0073466D" w:rsidRDefault="00C56BD9">
      <w:pPr>
        <w:pStyle w:val="ListParagraph1"/>
        <w:numPr>
          <w:ilvl w:val="0"/>
          <w:numId w:val="53"/>
        </w:numPr>
        <w:jc w:val="both"/>
        <w:rPr>
          <w:rFonts w:ascii="Times New Roman" w:hAnsi="Times New Roman"/>
          <w:sz w:val="24"/>
          <w:szCs w:val="24"/>
        </w:rPr>
      </w:pPr>
      <w:r>
        <w:rPr>
          <w:rFonts w:ascii="Times New Roman" w:hAnsi="Times New Roman"/>
          <w:sz w:val="24"/>
          <w:szCs w:val="24"/>
        </w:rPr>
        <w:t>Merchant Name</w:t>
      </w:r>
    </w:p>
    <w:p w:rsidR="0073466D" w:rsidRDefault="00C56BD9">
      <w:pPr>
        <w:pStyle w:val="ListParagraph1"/>
        <w:numPr>
          <w:ilvl w:val="0"/>
          <w:numId w:val="53"/>
        </w:numPr>
        <w:jc w:val="both"/>
        <w:rPr>
          <w:rFonts w:ascii="Times New Roman" w:hAnsi="Times New Roman"/>
          <w:sz w:val="24"/>
          <w:szCs w:val="24"/>
        </w:rPr>
      </w:pPr>
      <w:r>
        <w:rPr>
          <w:rFonts w:ascii="Times New Roman" w:hAnsi="Times New Roman"/>
          <w:sz w:val="24"/>
          <w:szCs w:val="24"/>
        </w:rPr>
        <w:t>Amount left to pay of the current contract</w:t>
      </w:r>
    </w:p>
    <w:p w:rsidR="0073466D" w:rsidRDefault="00C56BD9">
      <w:pPr>
        <w:pStyle w:val="ListParagraph1"/>
        <w:numPr>
          <w:ilvl w:val="0"/>
          <w:numId w:val="53"/>
        </w:numPr>
        <w:jc w:val="both"/>
        <w:rPr>
          <w:rFonts w:ascii="Times New Roman" w:hAnsi="Times New Roman"/>
          <w:sz w:val="24"/>
          <w:szCs w:val="24"/>
        </w:rPr>
      </w:pPr>
      <w:r>
        <w:rPr>
          <w:rFonts w:ascii="Times New Roman" w:hAnsi="Times New Roman"/>
          <w:sz w:val="24"/>
          <w:szCs w:val="24"/>
        </w:rPr>
        <w:t>Date of the last activity (this is the date of the last payment we received)</w:t>
      </w:r>
    </w:p>
    <w:p w:rsidR="0073466D" w:rsidRDefault="00C56BD9">
      <w:pPr>
        <w:pStyle w:val="ListParagraph1"/>
        <w:numPr>
          <w:ilvl w:val="0"/>
          <w:numId w:val="53"/>
        </w:numPr>
        <w:jc w:val="both"/>
        <w:rPr>
          <w:rFonts w:ascii="Times New Roman" w:hAnsi="Times New Roman"/>
          <w:color w:val="0F243E"/>
          <w:sz w:val="24"/>
          <w:szCs w:val="24"/>
        </w:rPr>
      </w:pPr>
      <w:r>
        <w:rPr>
          <w:rFonts w:ascii="Times New Roman" w:hAnsi="Times New Roman"/>
          <w:sz w:val="24"/>
          <w:szCs w:val="24"/>
        </w:rPr>
        <w:t>Merchant Status</w:t>
      </w:r>
    </w:p>
    <w:p w:rsidR="0073466D" w:rsidRDefault="0073466D">
      <w:pPr>
        <w:jc w:val="both"/>
        <w:rPr>
          <w:rFonts w:ascii="Times New Roman" w:hAnsi="Times New Roman"/>
          <w:color w:val="0F243E"/>
          <w:sz w:val="24"/>
          <w:szCs w:val="24"/>
        </w:rPr>
      </w:pPr>
    </w:p>
    <w:p w:rsidR="0073466D" w:rsidRDefault="0073466D">
      <w:pPr>
        <w:jc w:val="both"/>
        <w:rPr>
          <w:rStyle w:val="Ttulo6Car"/>
          <w:b w:val="0"/>
          <w:bCs/>
          <w:sz w:val="24"/>
          <w:szCs w:val="24"/>
        </w:rPr>
      </w:pPr>
    </w:p>
    <w:p w:rsidR="0073466D" w:rsidRDefault="00C56BD9">
      <w:pPr>
        <w:pStyle w:val="Ttulo2"/>
        <w:jc w:val="both"/>
        <w:rPr>
          <w:rFonts w:ascii="Times New Roman" w:hAnsi="Times New Roman"/>
          <w:sz w:val="24"/>
          <w:szCs w:val="24"/>
        </w:rPr>
      </w:pPr>
      <w:bookmarkStart w:id="548" w:name="_Toc6692"/>
      <w:bookmarkStart w:id="549" w:name="_Toc20874"/>
      <w:bookmarkStart w:id="550" w:name="_Toc19449"/>
      <w:bookmarkStart w:id="551" w:name="_Toc24535"/>
      <w:r>
        <w:rPr>
          <w:rFonts w:ascii="Times New Roman" w:hAnsi="Times New Roman"/>
          <w:sz w:val="24"/>
          <w:szCs w:val="24"/>
        </w:rPr>
        <w:t xml:space="preserve">2.1.2.5 </w:t>
      </w:r>
      <w:r>
        <w:rPr>
          <w:rFonts w:ascii="Times New Roman" w:hAnsi="Times New Roman"/>
          <w:sz w:val="24"/>
          <w:szCs w:val="24"/>
        </w:rPr>
        <w:t>Permissions controls:</w:t>
      </w:r>
      <w:bookmarkEnd w:id="548"/>
      <w:bookmarkEnd w:id="549"/>
      <w:bookmarkEnd w:id="550"/>
      <w:bookmarkEnd w:id="551"/>
    </w:p>
    <w:p w:rsidR="0073466D" w:rsidRDefault="00C56BD9">
      <w:pPr>
        <w:jc w:val="both"/>
        <w:rPr>
          <w:rFonts w:ascii="Times New Roman" w:hAnsi="Times New Roman"/>
          <w:sz w:val="24"/>
          <w:szCs w:val="24"/>
        </w:rPr>
      </w:pPr>
      <w:r>
        <w:rPr>
          <w:rFonts w:ascii="Times New Roman" w:hAnsi="Times New Roman"/>
          <w:sz w:val="24"/>
          <w:szCs w:val="24"/>
        </w:rPr>
        <w:t>User permissions can be controlled by users with admin rights from user section. Details of pages is as below:</w:t>
      </w:r>
    </w:p>
    <w:p w:rsidR="0073466D" w:rsidRDefault="00C56BD9">
      <w:pPr>
        <w:pStyle w:val="Ttulo3"/>
        <w:jc w:val="both"/>
        <w:rPr>
          <w:rFonts w:ascii="Times New Roman" w:hAnsi="Times New Roman"/>
          <w:sz w:val="24"/>
          <w:szCs w:val="24"/>
        </w:rPr>
      </w:pPr>
      <w:bookmarkStart w:id="552" w:name="_Toc5044"/>
      <w:bookmarkStart w:id="553" w:name="_Toc29052"/>
      <w:bookmarkStart w:id="554" w:name="_Toc22162"/>
      <w:bookmarkStart w:id="555" w:name="_Toc21274"/>
      <w:r>
        <w:rPr>
          <w:rFonts w:ascii="Times New Roman" w:hAnsi="Times New Roman"/>
          <w:sz w:val="24"/>
          <w:szCs w:val="24"/>
        </w:rPr>
        <w:t>2.1.2.5.1 Permissions and Roles</w:t>
      </w:r>
      <w:bookmarkEnd w:id="552"/>
      <w:bookmarkEnd w:id="553"/>
      <w:bookmarkEnd w:id="554"/>
      <w:bookmarkEnd w:id="555"/>
    </w:p>
    <w:p w:rsidR="0073466D" w:rsidRDefault="00C56BD9">
      <w:pPr>
        <w:jc w:val="both"/>
        <w:rPr>
          <w:rFonts w:ascii="Times New Roman" w:hAnsi="Times New Roman"/>
          <w:sz w:val="24"/>
          <w:szCs w:val="24"/>
        </w:rPr>
      </w:pPr>
      <w:r>
        <w:rPr>
          <w:rFonts w:ascii="Times New Roman" w:hAnsi="Times New Roman"/>
          <w:sz w:val="24"/>
          <w:szCs w:val="24"/>
        </w:rPr>
        <w:t>The way we want this to work is, we create different user roles and assign permission to th</w:t>
      </w:r>
      <w:r>
        <w:rPr>
          <w:rFonts w:ascii="Times New Roman" w:hAnsi="Times New Roman"/>
          <w:sz w:val="24"/>
          <w:szCs w:val="24"/>
        </w:rPr>
        <w:t>ese roles to use different parts of the system, and then we assign the roles to the different users.</w:t>
      </w:r>
    </w:p>
    <w:p w:rsidR="0073466D" w:rsidRDefault="00C56BD9">
      <w:pPr>
        <w:jc w:val="both"/>
        <w:rPr>
          <w:rFonts w:ascii="Times New Roman" w:hAnsi="Times New Roman"/>
          <w:sz w:val="24"/>
          <w:szCs w:val="24"/>
        </w:rPr>
      </w:pPr>
      <w:r>
        <w:rPr>
          <w:rFonts w:ascii="Times New Roman" w:hAnsi="Times New Roman"/>
          <w:sz w:val="24"/>
          <w:szCs w:val="24"/>
        </w:rPr>
        <w:t xml:space="preserve">We need to have two types of permissions: Reading Rights and Modification Rights. Reading rights gives the user that has the role assigned to see and read </w:t>
      </w:r>
      <w:r>
        <w:rPr>
          <w:rFonts w:ascii="Times New Roman" w:hAnsi="Times New Roman"/>
          <w:sz w:val="24"/>
          <w:szCs w:val="24"/>
        </w:rPr>
        <w:t>the part of the system that has been assigned to the role with reading rights. For example, if the “Operations Officer” role has been assigned reading rights for the Finances Screen, any user with this role will be able to see the Finances Screen but won’t</w:t>
      </w:r>
      <w:r>
        <w:rPr>
          <w:rFonts w:ascii="Times New Roman" w:hAnsi="Times New Roman"/>
          <w:sz w:val="24"/>
          <w:szCs w:val="24"/>
        </w:rPr>
        <w:t xml:space="preserve"> be able to make any modifications. Any user with a role that has Modification Rights for the Finances Screen will be able to both see and modify the information in the Finances Screen.</w:t>
      </w:r>
    </w:p>
    <w:p w:rsidR="0073466D" w:rsidRDefault="00C56BD9">
      <w:pPr>
        <w:jc w:val="both"/>
        <w:rPr>
          <w:rFonts w:ascii="Times New Roman" w:hAnsi="Times New Roman"/>
          <w:sz w:val="24"/>
          <w:szCs w:val="24"/>
        </w:rPr>
      </w:pPr>
      <w:r>
        <w:rPr>
          <w:rFonts w:ascii="Times New Roman" w:hAnsi="Times New Roman"/>
          <w:sz w:val="24"/>
          <w:szCs w:val="24"/>
        </w:rPr>
        <w:t>The only pre-created user role should be that of Administrator, that w</w:t>
      </w:r>
      <w:r>
        <w:rPr>
          <w:rFonts w:ascii="Times New Roman" w:hAnsi="Times New Roman"/>
          <w:sz w:val="24"/>
          <w:szCs w:val="24"/>
        </w:rPr>
        <w:t>ill have both Reading and Modifications rights to every part of the system. Any other role we want, we need to be able to create and then assign Reading, Modification, or No Rights to every module of the system individually (Workflows, Merchant Screen, Fin</w:t>
      </w:r>
      <w:r>
        <w:rPr>
          <w:rFonts w:ascii="Times New Roman" w:hAnsi="Times New Roman"/>
          <w:sz w:val="24"/>
          <w:szCs w:val="24"/>
        </w:rPr>
        <w:t>ances, Reports). Once we assign rights to a module, it should assign by default rights to everything IN the module, but we need to be able to select certain parts of the module with different rights. For example, in the Reports screen we want certain roles</w:t>
      </w:r>
      <w:r>
        <w:rPr>
          <w:rFonts w:ascii="Times New Roman" w:hAnsi="Times New Roman"/>
          <w:sz w:val="24"/>
          <w:szCs w:val="24"/>
        </w:rPr>
        <w:t xml:space="preserve"> to have Reading Rights for some reports but No Rights for other reports.</w:t>
      </w:r>
    </w:p>
    <w:p w:rsidR="0073466D" w:rsidRDefault="00C56BD9">
      <w:pPr>
        <w:jc w:val="both"/>
        <w:rPr>
          <w:rFonts w:ascii="Times New Roman" w:hAnsi="Times New Roman"/>
          <w:sz w:val="24"/>
          <w:szCs w:val="24"/>
        </w:rPr>
      </w:pPr>
      <w:r>
        <w:rPr>
          <w:rFonts w:ascii="Times New Roman" w:hAnsi="Times New Roman"/>
          <w:sz w:val="24"/>
          <w:szCs w:val="24"/>
        </w:rPr>
        <w:lastRenderedPageBreak/>
        <w:t>It could be something like this:</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5943600" cy="2913380"/>
            <wp:effectExtent l="19050" t="0" r="0" b="0"/>
            <wp:docPr id="27" name="Picture Fram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4"/>
                    <pic:cNvPicPr>
                      <a:picLocks noChangeAspect="1" noChangeArrowheads="1"/>
                    </pic:cNvPicPr>
                  </pic:nvPicPr>
                  <pic:blipFill>
                    <a:blip r:embed="rId35"/>
                    <a:srcRect/>
                    <a:stretch>
                      <a:fillRect/>
                    </a:stretch>
                  </pic:blipFill>
                  <pic:spPr bwMode="auto">
                    <a:xfrm>
                      <a:off x="0" y="0"/>
                      <a:ext cx="5943600" cy="2913380"/>
                    </a:xfrm>
                    <a:prstGeom prst="rect">
                      <a:avLst/>
                    </a:prstGeom>
                    <a:noFill/>
                    <a:ln w="9525">
                      <a:noFill/>
                      <a:miter lim="800000"/>
                      <a:headEnd/>
                      <a:tailEnd/>
                    </a:ln>
                  </pic:spPr>
                </pic:pic>
              </a:graphicData>
            </a:graphic>
          </wp:inline>
        </w:drawing>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 xml:space="preserve">To keep in mind that once every single component of the system is constructed it must be included in the permissions screen (calculator, scoring, </w:t>
      </w:r>
      <w:r>
        <w:rPr>
          <w:rFonts w:ascii="Times New Roman" w:hAnsi="Times New Roman"/>
          <w:sz w:val="24"/>
          <w:szCs w:val="24"/>
        </w:rPr>
        <w:t>etc).</w:t>
      </w:r>
    </w:p>
    <w:p w:rsidR="0073466D" w:rsidRDefault="00C56BD9">
      <w:pPr>
        <w:pStyle w:val="Ttulo3"/>
        <w:jc w:val="both"/>
        <w:rPr>
          <w:rFonts w:ascii="Times New Roman" w:hAnsi="Times New Roman"/>
          <w:sz w:val="24"/>
          <w:szCs w:val="24"/>
        </w:rPr>
      </w:pPr>
      <w:bookmarkStart w:id="556" w:name="_Toc2942"/>
      <w:bookmarkStart w:id="557" w:name="_Toc26726"/>
      <w:bookmarkStart w:id="558" w:name="_Toc14089"/>
      <w:bookmarkStart w:id="559" w:name="_Toc17146"/>
      <w:r>
        <w:rPr>
          <w:rFonts w:ascii="Times New Roman" w:hAnsi="Times New Roman"/>
          <w:sz w:val="24"/>
          <w:szCs w:val="24"/>
        </w:rPr>
        <w:t>2.1.2.5.2 User Profiles</w:t>
      </w:r>
      <w:bookmarkEnd w:id="556"/>
      <w:bookmarkEnd w:id="557"/>
      <w:bookmarkEnd w:id="558"/>
      <w:bookmarkEnd w:id="559"/>
    </w:p>
    <w:p w:rsidR="0073466D" w:rsidRDefault="00C56BD9">
      <w:pPr>
        <w:jc w:val="both"/>
        <w:rPr>
          <w:rFonts w:ascii="Times New Roman" w:hAnsi="Times New Roman"/>
          <w:sz w:val="24"/>
          <w:szCs w:val="24"/>
        </w:rPr>
      </w:pPr>
      <w:r>
        <w:rPr>
          <w:rFonts w:ascii="Times New Roman" w:hAnsi="Times New Roman"/>
          <w:sz w:val="24"/>
          <w:szCs w:val="24"/>
        </w:rPr>
        <w:t>The user profiles should contain information about the user such as Name, Last Name, and Date they joined the company, role, etc. We need to be able to assign any role to any user.</w:t>
      </w:r>
    </w:p>
    <w:p w:rsidR="0073466D" w:rsidRDefault="00C56BD9">
      <w:pPr>
        <w:jc w:val="both"/>
        <w:rPr>
          <w:rFonts w:ascii="Times New Roman" w:hAnsi="Times New Roman"/>
          <w:sz w:val="24"/>
          <w:szCs w:val="24"/>
        </w:rPr>
      </w:pPr>
      <w:r>
        <w:rPr>
          <w:rFonts w:ascii="Times New Roman" w:hAnsi="Times New Roman"/>
          <w:sz w:val="24"/>
          <w:szCs w:val="24"/>
        </w:rPr>
        <w:t>For those users that have roles with Rights t</w:t>
      </w:r>
      <w:r>
        <w:rPr>
          <w:rFonts w:ascii="Times New Roman" w:hAnsi="Times New Roman"/>
          <w:sz w:val="24"/>
          <w:szCs w:val="24"/>
        </w:rPr>
        <w:t>o Workflows, we need a sort of timetable that will let us select the day and time we want workflows task to be assigned to that user. For example, let’s say User A and User B have rights to the Contract workflow, and in the time table in the User A’s profi</w:t>
      </w:r>
      <w:r>
        <w:rPr>
          <w:rFonts w:ascii="Times New Roman" w:hAnsi="Times New Roman"/>
          <w:sz w:val="24"/>
          <w:szCs w:val="24"/>
        </w:rPr>
        <w:t>le we select Mondays, Wednesdays and Fridays from 8 AM to 5 PM for him to be able to work in the Contract Workflow, he will only be assigned tasks inside this time windows in those specific days, and User B will be assigned no tasks in these days unless we</w:t>
      </w:r>
      <w:r>
        <w:rPr>
          <w:rFonts w:ascii="Times New Roman" w:hAnsi="Times New Roman"/>
          <w:sz w:val="24"/>
          <w:szCs w:val="24"/>
        </w:rPr>
        <w:t xml:space="preserve"> select the same days in the time table.</w:t>
      </w:r>
    </w:p>
    <w:p w:rsidR="0073466D" w:rsidRDefault="00C56BD9">
      <w:pPr>
        <w:jc w:val="both"/>
        <w:rPr>
          <w:rFonts w:ascii="Times New Roman" w:hAnsi="Times New Roman"/>
          <w:sz w:val="24"/>
          <w:szCs w:val="24"/>
        </w:rPr>
      </w:pPr>
      <w:r>
        <w:rPr>
          <w:rFonts w:ascii="Times New Roman" w:hAnsi="Times New Roman"/>
          <w:sz w:val="24"/>
          <w:szCs w:val="24"/>
        </w:rPr>
        <w:t>The time table could look like this:</w:t>
      </w:r>
    </w:p>
    <w:p w:rsidR="0073466D" w:rsidRDefault="002671F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2466975"/>
            <wp:effectExtent l="19050" t="0" r="38100" b="9525"/>
            <wp:docPr id="28" name="Picture Fram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5"/>
                    <pic:cNvPicPr>
                      <a:picLocks noChangeAspect="1" noChangeArrowheads="1"/>
                    </pic:cNvPicPr>
                  </pic:nvPicPr>
                  <pic:blipFill>
                    <a:blip r:embed="rId36"/>
                    <a:srcRect/>
                    <a:stretch>
                      <a:fillRect/>
                    </a:stretch>
                  </pic:blipFill>
                  <pic:spPr bwMode="auto">
                    <a:xfrm>
                      <a:off x="0" y="0"/>
                      <a:ext cx="5943600" cy="2466975"/>
                    </a:xfrm>
                    <a:prstGeom prst="rect">
                      <a:avLst/>
                    </a:prstGeom>
                    <a:noFill/>
                    <a:ln w="9525">
                      <a:noFill/>
                      <a:miter lim="800000"/>
                      <a:headEnd/>
                      <a:tailEnd/>
                    </a:ln>
                    <a:effectLst>
                      <a:outerShdw dist="50784" dir="2700000" algn="tl" rotWithShape="0">
                        <a:srgbClr val="000000">
                          <a:alpha val="25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Here we need to have an option to give leave permissions to some users. For example we can select a range of dates when the user won’t be in the office (like a vacation) and it</w:t>
      </w:r>
      <w:r>
        <w:rPr>
          <w:rFonts w:ascii="Times New Roman" w:hAnsi="Times New Roman"/>
          <w:sz w:val="24"/>
          <w:szCs w:val="24"/>
        </w:rPr>
        <w:t xml:space="preserve"> will deactivate the user for that time without have to modify the time table.</w:t>
      </w:r>
    </w:p>
    <w:p w:rsidR="0073466D" w:rsidRDefault="00C56BD9">
      <w:pPr>
        <w:jc w:val="both"/>
        <w:rPr>
          <w:rFonts w:ascii="Times New Roman" w:hAnsi="Times New Roman"/>
          <w:b/>
          <w:bCs/>
          <w:sz w:val="24"/>
          <w:szCs w:val="24"/>
        </w:rPr>
      </w:pPr>
      <w:r>
        <w:rPr>
          <w:rFonts w:ascii="Times New Roman" w:hAnsi="Times New Roman"/>
          <w:b/>
          <w:bCs/>
          <w:sz w:val="24"/>
          <w:szCs w:val="24"/>
        </w:rPr>
        <w:t xml:space="preserve">*Note: </w:t>
      </w:r>
    </w:p>
    <w:p w:rsidR="0073466D" w:rsidRDefault="00C56BD9">
      <w:pPr>
        <w:numPr>
          <w:ilvl w:val="0"/>
          <w:numId w:val="54"/>
        </w:numPr>
        <w:ind w:left="-420" w:firstLine="720"/>
        <w:jc w:val="both"/>
        <w:rPr>
          <w:rFonts w:ascii="Times New Roman" w:hAnsi="Times New Roman"/>
          <w:sz w:val="24"/>
          <w:szCs w:val="24"/>
        </w:rPr>
      </w:pPr>
      <w:r>
        <w:rPr>
          <w:rFonts w:ascii="Times New Roman" w:hAnsi="Times New Roman"/>
          <w:sz w:val="24"/>
          <w:szCs w:val="24"/>
        </w:rPr>
        <w:t>Roles cannot be changed unless all tasks are completed or reassigned to another user.</w:t>
      </w:r>
    </w:p>
    <w:p w:rsidR="0073466D" w:rsidRDefault="0073466D">
      <w:pPr>
        <w:tabs>
          <w:tab w:val="left" w:pos="689"/>
        </w:tabs>
        <w:jc w:val="both"/>
        <w:rPr>
          <w:rFonts w:ascii="Times New Roman" w:hAnsi="Times New Roman"/>
          <w:sz w:val="24"/>
          <w:szCs w:val="24"/>
        </w:rPr>
      </w:pPr>
    </w:p>
    <w:p w:rsidR="0073466D" w:rsidRDefault="00C56BD9">
      <w:pPr>
        <w:pStyle w:val="Ttulo2"/>
        <w:jc w:val="both"/>
        <w:rPr>
          <w:rFonts w:ascii="Times New Roman" w:hAnsi="Times New Roman"/>
          <w:sz w:val="24"/>
          <w:szCs w:val="24"/>
        </w:rPr>
      </w:pPr>
      <w:bookmarkStart w:id="560" w:name="_Toc11277"/>
      <w:r>
        <w:rPr>
          <w:rFonts w:ascii="Times New Roman" w:hAnsi="Times New Roman"/>
          <w:sz w:val="24"/>
          <w:szCs w:val="24"/>
        </w:rPr>
        <w:t>2.1.2.6 The Collections Work flow</w:t>
      </w:r>
      <w:bookmarkEnd w:id="560"/>
    </w:p>
    <w:p w:rsidR="0073466D" w:rsidRDefault="00C56BD9">
      <w:pPr>
        <w:jc w:val="both"/>
        <w:rPr>
          <w:rFonts w:ascii="Times New Roman" w:hAnsi="Times New Roman"/>
          <w:sz w:val="24"/>
          <w:szCs w:val="24"/>
        </w:rPr>
      </w:pPr>
      <w:r>
        <w:rPr>
          <w:rFonts w:ascii="Times New Roman" w:hAnsi="Times New Roman"/>
          <w:sz w:val="24"/>
          <w:szCs w:val="24"/>
        </w:rPr>
        <w:t xml:space="preserve">The Collections work flow will work in two </w:t>
      </w:r>
      <w:r>
        <w:rPr>
          <w:rFonts w:ascii="Times New Roman" w:hAnsi="Times New Roman"/>
          <w:sz w:val="24"/>
          <w:szCs w:val="24"/>
        </w:rPr>
        <w:t>branches. The first branch, which will be a sort of prevention work flow, will show us a list of all contracts that are paying 30% (or more) slower than expected and all contracts funded more than 30 days ago that are paying 20% (or more) slower than expec</w:t>
      </w:r>
      <w:r>
        <w:rPr>
          <w:rFonts w:ascii="Times New Roman" w:hAnsi="Times New Roman"/>
          <w:sz w:val="24"/>
          <w:szCs w:val="24"/>
        </w:rPr>
        <w:t>ted. This first branch will who us the information of the Merchant and the Contract and, if we click one of the Merchants, it will lead us to the Collections screen for that Merchant (a screen we will specify in the second branch).</w:t>
      </w:r>
    </w:p>
    <w:p w:rsidR="0073466D" w:rsidRDefault="00C56BD9">
      <w:pPr>
        <w:jc w:val="both"/>
        <w:rPr>
          <w:rFonts w:ascii="Times New Roman" w:hAnsi="Times New Roman"/>
          <w:color w:val="0F243E"/>
          <w:sz w:val="24"/>
          <w:szCs w:val="24"/>
        </w:rPr>
      </w:pPr>
      <w:r>
        <w:rPr>
          <w:rFonts w:ascii="Times New Roman" w:hAnsi="Times New Roman"/>
          <w:sz w:val="24"/>
          <w:szCs w:val="24"/>
        </w:rPr>
        <w:t>It could be something li</w:t>
      </w:r>
      <w:r>
        <w:rPr>
          <w:rFonts w:ascii="Times New Roman" w:hAnsi="Times New Roman"/>
          <w:sz w:val="24"/>
          <w:szCs w:val="24"/>
        </w:rPr>
        <w:t>ke this</w:t>
      </w:r>
      <w:r>
        <w:rPr>
          <w:rFonts w:ascii="Times New Roman" w:hAnsi="Times New Roman"/>
          <w:color w:val="0F243E"/>
          <w:sz w:val="24"/>
          <w:szCs w:val="24"/>
        </w:rPr>
        <w:t>:</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6102985" cy="1190625"/>
            <wp:effectExtent l="19050" t="0" r="31115" b="9525"/>
            <wp:docPr id="29" name="Picture Fram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6"/>
                    <pic:cNvPicPr>
                      <a:picLocks noChangeAspect="1" noChangeArrowheads="1"/>
                    </pic:cNvPicPr>
                  </pic:nvPicPr>
                  <pic:blipFill>
                    <a:blip r:embed="rId37"/>
                    <a:srcRect/>
                    <a:stretch>
                      <a:fillRect/>
                    </a:stretch>
                  </pic:blipFill>
                  <pic:spPr bwMode="auto">
                    <a:xfrm>
                      <a:off x="0" y="0"/>
                      <a:ext cx="6102985" cy="1190625"/>
                    </a:xfrm>
                    <a:prstGeom prst="rect">
                      <a:avLst/>
                    </a:prstGeom>
                    <a:noFill/>
                    <a:ln w="9525">
                      <a:noFill/>
                      <a:miter lim="800000"/>
                      <a:headEnd/>
                      <a:tailEnd/>
                    </a:ln>
                    <a:effectLst>
                      <a:outerShdw dist="50787" dir="2700000" algn="tl" rotWithShape="0">
                        <a:srgbClr val="000000">
                          <a:alpha val="30000"/>
                        </a:srgbClr>
                      </a:outerShdw>
                    </a:effectLst>
                  </pic:spPr>
                </pic:pic>
              </a:graphicData>
            </a:graphic>
          </wp:inline>
        </w:drawing>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 xml:space="preserve">The second branch, which will be the actual Collections workflow, will show a list of all the </w:t>
      </w:r>
      <w:r>
        <w:rPr>
          <w:rFonts w:ascii="Times New Roman" w:hAnsi="Times New Roman"/>
          <w:sz w:val="24"/>
          <w:szCs w:val="24"/>
        </w:rPr>
        <w:lastRenderedPageBreak/>
        <w:t xml:space="preserve">Merchants that have 4 or more days without registering any payment for their active contract by default, but there should be an option to select </w:t>
      </w:r>
      <w:r>
        <w:rPr>
          <w:rFonts w:ascii="Times New Roman" w:hAnsi="Times New Roman"/>
          <w:sz w:val="24"/>
          <w:szCs w:val="24"/>
        </w:rPr>
        <w:t>merchants that haven’t been paying for X amount of days. The merchants will be ordered by the amount of days without processing in descending order. In this list, if there’s a Merchant that has being showing for a monthly average of 2 times or more, it sho</w:t>
      </w:r>
      <w:r>
        <w:rPr>
          <w:rFonts w:ascii="Times New Roman" w:hAnsi="Times New Roman"/>
          <w:sz w:val="24"/>
          <w:szCs w:val="24"/>
        </w:rPr>
        <w:t>uld be marked red as a warning. The monthly average will be calculated by dividing the number of times the merchant has showed up in the Collections workflow by the number of months the contract has been active for. For example, if Merchant A has an active</w:t>
      </w:r>
      <w:r>
        <w:rPr>
          <w:rFonts w:ascii="Times New Roman" w:hAnsi="Times New Roman"/>
          <w:sz w:val="24"/>
          <w:szCs w:val="24"/>
        </w:rPr>
        <w:t xml:space="preserve"> contract that was funded 4 months ago and it has showed up in the Collections workflow 8 times, then it shows up an average of 2 times a month, and it should be marked red.</w:t>
      </w:r>
    </w:p>
    <w:p w:rsidR="0073466D" w:rsidRDefault="00C56BD9">
      <w:pPr>
        <w:jc w:val="both"/>
        <w:rPr>
          <w:rFonts w:ascii="Times New Roman" w:hAnsi="Times New Roman"/>
          <w:sz w:val="24"/>
          <w:szCs w:val="24"/>
        </w:rPr>
      </w:pPr>
      <w:r>
        <w:rPr>
          <w:rFonts w:ascii="Times New Roman" w:hAnsi="Times New Roman"/>
          <w:sz w:val="24"/>
          <w:szCs w:val="24"/>
        </w:rPr>
        <w:t>In this list we should also see the clients that have missed payments from a Payme</w:t>
      </w:r>
      <w:r>
        <w:rPr>
          <w:rFonts w:ascii="Times New Roman" w:hAnsi="Times New Roman"/>
          <w:sz w:val="24"/>
          <w:szCs w:val="24"/>
        </w:rPr>
        <w:t>nt Agreement.</w:t>
      </w:r>
    </w:p>
    <w:p w:rsidR="0073466D" w:rsidRDefault="00C56BD9">
      <w:pPr>
        <w:jc w:val="both"/>
        <w:rPr>
          <w:rFonts w:ascii="Times New Roman" w:hAnsi="Times New Roman"/>
          <w:sz w:val="24"/>
          <w:szCs w:val="24"/>
        </w:rPr>
      </w:pPr>
      <w:r>
        <w:rPr>
          <w:rFonts w:ascii="Times New Roman" w:hAnsi="Times New Roman"/>
          <w:sz w:val="24"/>
          <w:szCs w:val="24"/>
        </w:rPr>
        <w:t xml:space="preserve"> It could look like this:</w:t>
      </w:r>
    </w:p>
    <w:p w:rsidR="0073466D" w:rsidRPr="0073466D" w:rsidRDefault="002671F4">
      <w:pPr>
        <w:jc w:val="both"/>
        <w:rPr>
          <w:rFonts w:ascii="Times New Roman" w:hAnsi="Times New Roman"/>
          <w:sz w:val="24"/>
          <w:szCs w:val="24"/>
          <w:rPrChange w:id="561" w:author="D" w:date="2014-07-22T11:26:00Z">
            <w:rPr/>
          </w:rPrChange>
        </w:rPr>
      </w:pPr>
      <w:r>
        <w:rPr>
          <w:rFonts w:ascii="Times New Roman" w:hAnsi="Times New Roman"/>
          <w:noProof/>
          <w:sz w:val="24"/>
          <w:szCs w:val="24"/>
        </w:rPr>
        <w:drawing>
          <wp:inline distT="0" distB="0" distL="0" distR="0">
            <wp:extent cx="6539230" cy="1052830"/>
            <wp:effectExtent l="19050" t="0" r="33020" b="0"/>
            <wp:docPr id="30" name="Picture Fram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7"/>
                    <pic:cNvPicPr>
                      <a:picLocks noChangeAspect="1" noChangeArrowheads="1"/>
                    </pic:cNvPicPr>
                  </pic:nvPicPr>
                  <pic:blipFill>
                    <a:blip r:embed="rId38"/>
                    <a:srcRect/>
                    <a:stretch>
                      <a:fillRect/>
                    </a:stretch>
                  </pic:blipFill>
                  <pic:spPr bwMode="auto">
                    <a:xfrm>
                      <a:off x="0" y="0"/>
                      <a:ext cx="6539230" cy="1052830"/>
                    </a:xfrm>
                    <a:prstGeom prst="rect">
                      <a:avLst/>
                    </a:prstGeom>
                    <a:noFill/>
                    <a:ln w="9525">
                      <a:noFill/>
                      <a:miter lim="800000"/>
                      <a:headEnd/>
                      <a:tailEnd/>
                    </a:ln>
                    <a:effectLst>
                      <a:outerShdw dist="50787" dir="2700000" algn="tl" rotWithShape="0">
                        <a:srgbClr val="000000">
                          <a:alpha val="30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Once we click a merchant, it will take us to the Merchant’s Collection screen.</w:t>
      </w:r>
    </w:p>
    <w:p w:rsidR="0073466D" w:rsidRPr="0073466D" w:rsidRDefault="0073466D">
      <w:pPr>
        <w:jc w:val="both"/>
        <w:rPr>
          <w:rFonts w:ascii="Times New Roman" w:hAnsi="Times New Roman"/>
          <w:color w:val="0F243E"/>
          <w:sz w:val="24"/>
          <w:szCs w:val="24"/>
          <w:rPrChange w:id="562" w:author="D" w:date="2014-07-22T11:26:00Z">
            <w:rPr>
              <w:color w:val="0F243E"/>
            </w:rPr>
          </w:rPrChange>
        </w:rPr>
      </w:pPr>
    </w:p>
    <w:p w:rsidR="0073466D" w:rsidRPr="0073466D" w:rsidRDefault="0073466D">
      <w:pPr>
        <w:jc w:val="both"/>
        <w:rPr>
          <w:rFonts w:ascii="Times New Roman" w:hAnsi="Times New Roman"/>
          <w:sz w:val="24"/>
          <w:szCs w:val="24"/>
          <w:rPrChange w:id="563" w:author="D" w:date="2014-07-22T11:26:00Z">
            <w:rPr/>
          </w:rPrChange>
        </w:rPr>
      </w:pPr>
    </w:p>
    <w:p w:rsidR="0073466D" w:rsidRPr="0073466D" w:rsidRDefault="0073466D">
      <w:pPr>
        <w:jc w:val="both"/>
        <w:rPr>
          <w:rFonts w:ascii="Times New Roman" w:hAnsi="Times New Roman"/>
          <w:sz w:val="24"/>
          <w:szCs w:val="24"/>
          <w:rPrChange w:id="564" w:author="D" w:date="2014-07-22T11:26:00Z">
            <w:rPr/>
          </w:rPrChange>
        </w:rPr>
      </w:pPr>
    </w:p>
    <w:p w:rsidR="0073466D" w:rsidRPr="0073466D" w:rsidRDefault="0073466D">
      <w:pPr>
        <w:jc w:val="both"/>
        <w:rPr>
          <w:rFonts w:ascii="Times New Roman" w:hAnsi="Times New Roman"/>
          <w:sz w:val="24"/>
          <w:szCs w:val="24"/>
          <w:rPrChange w:id="565" w:author="D" w:date="2014-07-22T11:26:00Z">
            <w:rPr/>
          </w:rPrChange>
        </w:rPr>
      </w:pPr>
    </w:p>
    <w:p w:rsidR="0073466D" w:rsidRPr="0073466D" w:rsidRDefault="0073466D">
      <w:pPr>
        <w:jc w:val="both"/>
        <w:rPr>
          <w:rFonts w:ascii="Times New Roman" w:hAnsi="Times New Roman"/>
          <w:sz w:val="24"/>
          <w:szCs w:val="24"/>
          <w:rPrChange w:id="566" w:author="D" w:date="2014-07-22T11:26:00Z">
            <w:rPr/>
          </w:rPrChange>
        </w:rPr>
      </w:pPr>
    </w:p>
    <w:p w:rsidR="0073466D" w:rsidRPr="0073466D" w:rsidRDefault="0073466D">
      <w:pPr>
        <w:jc w:val="both"/>
        <w:rPr>
          <w:rFonts w:ascii="Times New Roman" w:hAnsi="Times New Roman"/>
          <w:sz w:val="24"/>
          <w:szCs w:val="24"/>
          <w:rPrChange w:id="567" w:author="D" w:date="2014-07-22T11:26:00Z">
            <w:rPr/>
          </w:rPrChange>
        </w:rPr>
      </w:pPr>
    </w:p>
    <w:p w:rsidR="0073466D" w:rsidRPr="0073466D" w:rsidRDefault="0073466D">
      <w:pPr>
        <w:pStyle w:val="Ttulo3"/>
        <w:jc w:val="both"/>
        <w:rPr>
          <w:rFonts w:ascii="Times New Roman" w:hAnsi="Times New Roman"/>
          <w:sz w:val="24"/>
          <w:szCs w:val="24"/>
          <w:rPrChange w:id="568" w:author="D" w:date="2014-07-22T11:26:00Z">
            <w:rPr/>
          </w:rPrChange>
        </w:rPr>
      </w:pPr>
      <w:bookmarkStart w:id="569" w:name="_Toc17837"/>
      <w:r w:rsidRPr="0073466D">
        <w:rPr>
          <w:rFonts w:ascii="Times New Roman" w:hAnsi="Times New Roman"/>
          <w:sz w:val="24"/>
          <w:szCs w:val="24"/>
          <w:rPrChange w:id="570" w:author="D" w:date="2014-07-22T11:26:00Z">
            <w:rPr>
              <w:rFonts w:ascii="Calibri" w:hAnsi="Calibri"/>
              <w:b w:val="0"/>
              <w:sz w:val="22"/>
            </w:rPr>
          </w:rPrChange>
        </w:rPr>
        <w:t>2.1.2.6.1 The Collections Screen</w:t>
      </w:r>
      <w:bookmarkEnd w:id="569"/>
    </w:p>
    <w:p w:rsidR="0073466D" w:rsidRDefault="00C56BD9">
      <w:pPr>
        <w:jc w:val="both"/>
        <w:rPr>
          <w:rFonts w:ascii="Times New Roman" w:hAnsi="Times New Roman"/>
          <w:sz w:val="24"/>
          <w:szCs w:val="24"/>
        </w:rPr>
      </w:pPr>
      <w:r>
        <w:rPr>
          <w:rFonts w:ascii="Times New Roman" w:hAnsi="Times New Roman"/>
          <w:sz w:val="24"/>
          <w:szCs w:val="24"/>
        </w:rPr>
        <w:t>In this screen we will look at the information and decide what to do with the Merchant. This scr</w:t>
      </w:r>
      <w:r>
        <w:rPr>
          <w:rFonts w:ascii="Times New Roman" w:hAnsi="Times New Roman"/>
          <w:sz w:val="24"/>
          <w:szCs w:val="24"/>
        </w:rPr>
        <w:t>een should have all the information we need plus a series of buttons that will let us take action.</w:t>
      </w:r>
    </w:p>
    <w:p w:rsidR="0073466D" w:rsidRDefault="00C56BD9">
      <w:pPr>
        <w:jc w:val="both"/>
        <w:rPr>
          <w:rFonts w:ascii="Times New Roman" w:hAnsi="Times New Roman"/>
          <w:sz w:val="24"/>
          <w:szCs w:val="24"/>
        </w:rPr>
      </w:pPr>
      <w:r>
        <w:rPr>
          <w:rFonts w:ascii="Times New Roman" w:hAnsi="Times New Roman"/>
          <w:sz w:val="24"/>
          <w:szCs w:val="24"/>
        </w:rPr>
        <w:t>It could look like this:</w:t>
      </w:r>
    </w:p>
    <w:p w:rsidR="0073466D" w:rsidRDefault="002671F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6071235" cy="2604770"/>
            <wp:effectExtent l="19050" t="0" r="43815" b="5080"/>
            <wp:docPr id="31" name="Picture Fram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8"/>
                    <pic:cNvPicPr>
                      <a:picLocks noChangeAspect="1" noChangeArrowheads="1"/>
                    </pic:cNvPicPr>
                  </pic:nvPicPr>
                  <pic:blipFill>
                    <a:blip r:embed="rId39"/>
                    <a:srcRect/>
                    <a:stretch>
                      <a:fillRect/>
                    </a:stretch>
                  </pic:blipFill>
                  <pic:spPr bwMode="auto">
                    <a:xfrm>
                      <a:off x="0" y="0"/>
                      <a:ext cx="6071235" cy="2604770"/>
                    </a:xfrm>
                    <a:prstGeom prst="rect">
                      <a:avLst/>
                    </a:prstGeom>
                    <a:noFill/>
                    <a:ln w="9525">
                      <a:noFill/>
                      <a:miter lim="800000"/>
                      <a:headEnd/>
                      <a:tailEnd/>
                    </a:ln>
                    <a:effectLst>
                      <a:outerShdw dist="50787" dir="2700000" algn="tl" rotWithShape="0">
                        <a:srgbClr val="000000">
                          <a:alpha val="30000"/>
                        </a:srgbClr>
                      </a:outerShdw>
                    </a:effectLst>
                  </pic:spPr>
                </pic:pic>
              </a:graphicData>
            </a:graphic>
          </wp:inline>
        </w:drawing>
      </w:r>
    </w:p>
    <w:p w:rsidR="0073466D" w:rsidRDefault="00C56BD9">
      <w:pPr>
        <w:pStyle w:val="Ttulo3"/>
        <w:jc w:val="both"/>
        <w:rPr>
          <w:rFonts w:ascii="Times New Roman" w:hAnsi="Times New Roman"/>
          <w:sz w:val="24"/>
          <w:szCs w:val="24"/>
        </w:rPr>
      </w:pPr>
      <w:bookmarkStart w:id="571" w:name="_Toc15735"/>
      <w:r>
        <w:rPr>
          <w:rFonts w:ascii="Times New Roman" w:hAnsi="Times New Roman"/>
          <w:sz w:val="24"/>
          <w:szCs w:val="24"/>
        </w:rPr>
        <w:t>2.1.2.6.2 Datacrédito</w:t>
      </w:r>
      <w:bookmarkEnd w:id="571"/>
    </w:p>
    <w:p w:rsidR="0073466D" w:rsidRDefault="00C56BD9">
      <w:pPr>
        <w:jc w:val="both"/>
        <w:rPr>
          <w:rFonts w:ascii="Times New Roman" w:hAnsi="Times New Roman"/>
          <w:sz w:val="24"/>
          <w:szCs w:val="24"/>
        </w:rPr>
      </w:pPr>
      <w:r>
        <w:rPr>
          <w:rFonts w:ascii="Times New Roman" w:hAnsi="Times New Roman"/>
          <w:sz w:val="24"/>
          <w:szCs w:val="24"/>
        </w:rPr>
        <w:t>If we click this button the system should ask us if we want to pull the latest generated credit report or if</w:t>
      </w:r>
      <w:r>
        <w:rPr>
          <w:rFonts w:ascii="Times New Roman" w:hAnsi="Times New Roman"/>
          <w:sz w:val="24"/>
          <w:szCs w:val="24"/>
        </w:rPr>
        <w:t xml:space="preserve"> we want to generate a new one, and then show us the credit report in a popup.</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572" w:name="_Toc32391"/>
      <w:r>
        <w:rPr>
          <w:rFonts w:ascii="Times New Roman" w:hAnsi="Times New Roman"/>
          <w:sz w:val="24"/>
          <w:szCs w:val="24"/>
        </w:rPr>
        <w:t>2.1.2.6.3 Affiliations</w:t>
      </w:r>
      <w:bookmarkEnd w:id="572"/>
    </w:p>
    <w:p w:rsidR="0073466D" w:rsidRDefault="00C56BD9">
      <w:pPr>
        <w:jc w:val="both"/>
        <w:rPr>
          <w:rFonts w:ascii="Times New Roman" w:hAnsi="Times New Roman"/>
          <w:sz w:val="24"/>
          <w:szCs w:val="24"/>
        </w:rPr>
      </w:pPr>
      <w:r>
        <w:rPr>
          <w:rFonts w:ascii="Times New Roman" w:hAnsi="Times New Roman"/>
          <w:sz w:val="24"/>
          <w:szCs w:val="24"/>
        </w:rPr>
        <w:t xml:space="preserve">As we have specified before, a company or owner might own several different business which are created as separate Merchants in our system. But we still </w:t>
      </w:r>
      <w:r>
        <w:rPr>
          <w:rFonts w:ascii="Times New Roman" w:hAnsi="Times New Roman"/>
          <w:sz w:val="24"/>
          <w:szCs w:val="24"/>
        </w:rPr>
        <w:t xml:space="preserve">need a way to link them, so an affiliation is a link that exists between all the Merchants that have the same RNC number (this means they are owned by the same company) or the same Owner ID (which means they are owned by the same person). </w:t>
      </w:r>
    </w:p>
    <w:p w:rsidR="0073466D" w:rsidRDefault="00C56BD9">
      <w:pPr>
        <w:jc w:val="both"/>
        <w:rPr>
          <w:rFonts w:ascii="Times New Roman" w:hAnsi="Times New Roman"/>
          <w:sz w:val="24"/>
          <w:szCs w:val="24"/>
        </w:rPr>
      </w:pPr>
      <w:r>
        <w:rPr>
          <w:rFonts w:ascii="Times New Roman" w:hAnsi="Times New Roman"/>
          <w:sz w:val="24"/>
          <w:szCs w:val="24"/>
        </w:rPr>
        <w:t>This button will</w:t>
      </w:r>
      <w:r>
        <w:rPr>
          <w:rFonts w:ascii="Times New Roman" w:hAnsi="Times New Roman"/>
          <w:sz w:val="24"/>
          <w:szCs w:val="24"/>
        </w:rPr>
        <w:t xml:space="preserve"> pull the Merchant’s affiliation screen, which could look something like this:</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6188075" cy="1743710"/>
            <wp:effectExtent l="19050" t="0" r="41275" b="8890"/>
            <wp:docPr id="32" name="Picture Fram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29"/>
                    <pic:cNvPicPr>
                      <a:picLocks noChangeAspect="1" noChangeArrowheads="1"/>
                    </pic:cNvPicPr>
                  </pic:nvPicPr>
                  <pic:blipFill>
                    <a:blip r:embed="rId33"/>
                    <a:srcRect/>
                    <a:stretch>
                      <a:fillRect/>
                    </a:stretch>
                  </pic:blipFill>
                  <pic:spPr bwMode="auto">
                    <a:xfrm>
                      <a:off x="0" y="0"/>
                      <a:ext cx="6188075" cy="1743710"/>
                    </a:xfrm>
                    <a:prstGeom prst="rect">
                      <a:avLst/>
                    </a:prstGeom>
                    <a:noFill/>
                    <a:ln w="9525">
                      <a:noFill/>
                      <a:miter lim="800000"/>
                      <a:headEnd/>
                      <a:tailEnd/>
                    </a:ln>
                    <a:effectLst>
                      <a:outerShdw dist="50787" dir="2700000" algn="tl" rotWithShape="0">
                        <a:srgbClr val="000000">
                          <a:alpha val="30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As you can see, there are two tabs. One tab is for the merchants with the same RNC and the other is for the Merchants with the same Owner.</w:t>
      </w:r>
    </w:p>
    <w:p w:rsidR="0073466D" w:rsidRDefault="00C56BD9">
      <w:pPr>
        <w:jc w:val="both"/>
        <w:rPr>
          <w:rFonts w:ascii="Times New Roman" w:hAnsi="Times New Roman"/>
          <w:sz w:val="24"/>
          <w:szCs w:val="24"/>
        </w:rPr>
      </w:pPr>
      <w:r>
        <w:rPr>
          <w:rFonts w:ascii="Times New Roman" w:hAnsi="Times New Roman"/>
          <w:sz w:val="24"/>
          <w:szCs w:val="24"/>
        </w:rPr>
        <w:t>There should be two boxes of informa</w:t>
      </w:r>
      <w:r>
        <w:rPr>
          <w:rFonts w:ascii="Times New Roman" w:hAnsi="Times New Roman"/>
          <w:sz w:val="24"/>
          <w:szCs w:val="24"/>
        </w:rPr>
        <w:t xml:space="preserve">tion, one for all the merchants with the same RNC or Owner </w:t>
      </w:r>
      <w:r>
        <w:rPr>
          <w:rFonts w:ascii="Times New Roman" w:hAnsi="Times New Roman"/>
          <w:sz w:val="24"/>
          <w:szCs w:val="24"/>
        </w:rPr>
        <w:lastRenderedPageBreak/>
        <w:t>as the Merchant we are currently in that have Active Contracts and another box for all the affiliations that don’t have Active Contracts.</w:t>
      </w:r>
    </w:p>
    <w:p w:rsidR="0073466D" w:rsidRDefault="00C56BD9">
      <w:pPr>
        <w:jc w:val="both"/>
        <w:rPr>
          <w:rFonts w:ascii="Times New Roman" w:hAnsi="Times New Roman"/>
          <w:sz w:val="24"/>
          <w:szCs w:val="24"/>
        </w:rPr>
      </w:pPr>
      <w:r>
        <w:rPr>
          <w:rFonts w:ascii="Times New Roman" w:hAnsi="Times New Roman"/>
          <w:sz w:val="24"/>
          <w:szCs w:val="24"/>
        </w:rPr>
        <w:t>For the inactive contracts we need a button that will let u</w:t>
      </w:r>
      <w:r>
        <w:rPr>
          <w:rFonts w:ascii="Times New Roman" w:hAnsi="Times New Roman"/>
          <w:sz w:val="24"/>
          <w:szCs w:val="24"/>
        </w:rPr>
        <w:t>s request the CC volumes for the merchants to the Processor Company. If we request the volumes, this list should show a Volumes Status that will be marked as pending until the Processor Company sends the requested volumes.</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573" w:name="_Toc7866"/>
      <w:r>
        <w:rPr>
          <w:rFonts w:ascii="Times New Roman" w:hAnsi="Times New Roman"/>
          <w:sz w:val="24"/>
          <w:szCs w:val="24"/>
        </w:rPr>
        <w:t>2.1.2.6.4 Documents</w:t>
      </w:r>
      <w:bookmarkEnd w:id="573"/>
    </w:p>
    <w:p w:rsidR="0073466D" w:rsidRDefault="00C56BD9">
      <w:pPr>
        <w:jc w:val="both"/>
        <w:rPr>
          <w:rFonts w:ascii="Times New Roman" w:hAnsi="Times New Roman"/>
          <w:sz w:val="24"/>
          <w:szCs w:val="24"/>
        </w:rPr>
      </w:pPr>
      <w:r>
        <w:rPr>
          <w:rFonts w:ascii="Times New Roman" w:hAnsi="Times New Roman"/>
          <w:sz w:val="24"/>
          <w:szCs w:val="24"/>
        </w:rPr>
        <w:t xml:space="preserve">This button </w:t>
      </w:r>
      <w:r>
        <w:rPr>
          <w:rFonts w:ascii="Times New Roman" w:hAnsi="Times New Roman"/>
          <w:sz w:val="24"/>
          <w:szCs w:val="24"/>
        </w:rPr>
        <w:t>should bring up the regular documents screen and let us upload or see any document we need and then let us return to the collections workflow.</w:t>
      </w:r>
    </w:p>
    <w:p w:rsidR="0073466D" w:rsidRDefault="00C56BD9">
      <w:pPr>
        <w:pStyle w:val="Ttulo3"/>
        <w:jc w:val="both"/>
        <w:rPr>
          <w:rFonts w:ascii="Times New Roman" w:hAnsi="Times New Roman"/>
          <w:sz w:val="24"/>
          <w:szCs w:val="24"/>
        </w:rPr>
      </w:pPr>
      <w:bookmarkStart w:id="574" w:name="_Toc15852"/>
      <w:r>
        <w:rPr>
          <w:rFonts w:ascii="Times New Roman" w:hAnsi="Times New Roman"/>
          <w:sz w:val="24"/>
          <w:szCs w:val="24"/>
        </w:rPr>
        <w:t>2.1.2.6.5 Landlord</w:t>
      </w:r>
      <w:bookmarkEnd w:id="574"/>
    </w:p>
    <w:p w:rsidR="0073466D" w:rsidRDefault="00C56BD9">
      <w:pPr>
        <w:jc w:val="both"/>
        <w:rPr>
          <w:rFonts w:ascii="Times New Roman" w:hAnsi="Times New Roman"/>
          <w:sz w:val="24"/>
          <w:szCs w:val="24"/>
        </w:rPr>
      </w:pPr>
      <w:r>
        <w:rPr>
          <w:rFonts w:ascii="Times New Roman" w:hAnsi="Times New Roman"/>
          <w:sz w:val="24"/>
          <w:szCs w:val="24"/>
        </w:rPr>
        <w:t xml:space="preserve">This button should bring up the regular landlord screen so that we can see the information of </w:t>
      </w:r>
      <w:r>
        <w:rPr>
          <w:rFonts w:ascii="Times New Roman" w:hAnsi="Times New Roman"/>
          <w:sz w:val="24"/>
          <w:szCs w:val="24"/>
        </w:rPr>
        <w:t>the landlord and the script of the landlord call as was filled out during the contract work flow.</w:t>
      </w:r>
    </w:p>
    <w:p w:rsidR="0073466D" w:rsidRDefault="00C56BD9">
      <w:pPr>
        <w:pStyle w:val="Ttulo3"/>
        <w:jc w:val="both"/>
        <w:rPr>
          <w:rFonts w:ascii="Times New Roman" w:hAnsi="Times New Roman"/>
          <w:sz w:val="24"/>
          <w:szCs w:val="24"/>
        </w:rPr>
      </w:pPr>
      <w:bookmarkStart w:id="575" w:name="_Toc8998"/>
      <w:r>
        <w:rPr>
          <w:rFonts w:ascii="Times New Roman" w:hAnsi="Times New Roman"/>
          <w:sz w:val="24"/>
          <w:szCs w:val="24"/>
        </w:rPr>
        <w:t>2.1.2.6.6 Payment Agreement</w:t>
      </w:r>
      <w:bookmarkEnd w:id="575"/>
    </w:p>
    <w:p w:rsidR="0073466D" w:rsidRDefault="00C56BD9">
      <w:pPr>
        <w:jc w:val="both"/>
        <w:rPr>
          <w:rFonts w:ascii="Times New Roman" w:hAnsi="Times New Roman"/>
          <w:sz w:val="24"/>
          <w:szCs w:val="24"/>
        </w:rPr>
      </w:pPr>
      <w:r>
        <w:rPr>
          <w:rFonts w:ascii="Times New Roman" w:hAnsi="Times New Roman"/>
          <w:sz w:val="24"/>
          <w:szCs w:val="24"/>
        </w:rPr>
        <w:t>This section will be used when we agree with the client to a payment plan where the client will pay us a fixed amount every agreed</w:t>
      </w:r>
      <w:r>
        <w:rPr>
          <w:rFonts w:ascii="Times New Roman" w:hAnsi="Times New Roman"/>
          <w:sz w:val="24"/>
          <w:szCs w:val="24"/>
        </w:rPr>
        <w:t xml:space="preserve"> period until the owed amount is met.</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6379845" cy="1882140"/>
            <wp:effectExtent l="19050" t="0" r="40005" b="3810"/>
            <wp:docPr id="33" name="Picture Fram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0"/>
                    <pic:cNvPicPr>
                      <a:picLocks noChangeAspect="1" noChangeArrowheads="1"/>
                    </pic:cNvPicPr>
                  </pic:nvPicPr>
                  <pic:blipFill>
                    <a:blip r:embed="rId40"/>
                    <a:srcRect/>
                    <a:stretch>
                      <a:fillRect/>
                    </a:stretch>
                  </pic:blipFill>
                  <pic:spPr bwMode="auto">
                    <a:xfrm>
                      <a:off x="0" y="0"/>
                      <a:ext cx="6379845" cy="1882140"/>
                    </a:xfrm>
                    <a:prstGeom prst="rect">
                      <a:avLst/>
                    </a:prstGeom>
                    <a:noFill/>
                    <a:ln w="9525">
                      <a:noFill/>
                      <a:miter lim="800000"/>
                      <a:headEnd/>
                      <a:tailEnd/>
                    </a:ln>
                    <a:effectLst>
                      <a:outerShdw dist="50787" dir="2700000" algn="tl" rotWithShape="0">
                        <a:srgbClr val="000000">
                          <a:alpha val="30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In this screen the user will upload the signed physical agreement document, which will be stored along with all the other documents from the merchant.</w:t>
      </w:r>
    </w:p>
    <w:p w:rsidR="0073466D" w:rsidRDefault="00C56BD9">
      <w:pPr>
        <w:jc w:val="both"/>
        <w:rPr>
          <w:rFonts w:ascii="Times New Roman" w:hAnsi="Times New Roman"/>
          <w:sz w:val="24"/>
          <w:szCs w:val="24"/>
        </w:rPr>
      </w:pPr>
      <w:r>
        <w:rPr>
          <w:rFonts w:ascii="Times New Roman" w:hAnsi="Times New Roman"/>
          <w:sz w:val="24"/>
          <w:szCs w:val="24"/>
        </w:rPr>
        <w:t xml:space="preserve"> The date of the agreement will be the date the agreement was sig</w:t>
      </w:r>
      <w:r>
        <w:rPr>
          <w:rFonts w:ascii="Times New Roman" w:hAnsi="Times New Roman"/>
          <w:sz w:val="24"/>
          <w:szCs w:val="24"/>
        </w:rPr>
        <w:t>ned and the start date and end date are the dates of the first and last payment, respectively. The start date will be set by the user, but the end date will, by default, depend on the contract. If the contract has been active for two months at the moment o</w:t>
      </w:r>
      <w:r>
        <w:rPr>
          <w:rFonts w:ascii="Times New Roman" w:hAnsi="Times New Roman"/>
          <w:sz w:val="24"/>
          <w:szCs w:val="24"/>
        </w:rPr>
        <w:t>f the start date, and the offer had an estimated turn of 8 months, then the end date will be set by default in a date that will allow the contract to be paid within the 8 months. In the case of the example it would be 6 months from the start date. Although</w:t>
      </w:r>
      <w:r>
        <w:rPr>
          <w:rFonts w:ascii="Times New Roman" w:hAnsi="Times New Roman"/>
          <w:sz w:val="24"/>
          <w:szCs w:val="24"/>
        </w:rPr>
        <w:t xml:space="preserve"> this will be set like this by default, we should be able to modify it.</w:t>
      </w:r>
    </w:p>
    <w:p w:rsidR="0073466D" w:rsidRDefault="00C56BD9">
      <w:pPr>
        <w:jc w:val="both"/>
        <w:rPr>
          <w:rFonts w:ascii="Times New Roman" w:hAnsi="Times New Roman"/>
          <w:sz w:val="24"/>
          <w:szCs w:val="24"/>
        </w:rPr>
      </w:pPr>
      <w:r>
        <w:rPr>
          <w:rFonts w:ascii="Times New Roman" w:hAnsi="Times New Roman"/>
          <w:sz w:val="24"/>
          <w:szCs w:val="24"/>
        </w:rPr>
        <w:t xml:space="preserve">The interval is the amount of the days between each payment. For example, if we set the interval </w:t>
      </w:r>
      <w:r>
        <w:rPr>
          <w:rFonts w:ascii="Times New Roman" w:hAnsi="Times New Roman"/>
          <w:sz w:val="24"/>
          <w:szCs w:val="24"/>
        </w:rPr>
        <w:lastRenderedPageBreak/>
        <w:t>to 15, then the client will pays us every 15 days.</w:t>
      </w:r>
    </w:p>
    <w:p w:rsidR="0073466D" w:rsidRDefault="00C56BD9">
      <w:pPr>
        <w:jc w:val="both"/>
        <w:rPr>
          <w:rFonts w:ascii="Times New Roman" w:hAnsi="Times New Roman"/>
          <w:sz w:val="24"/>
          <w:szCs w:val="24"/>
        </w:rPr>
      </w:pPr>
      <w:r>
        <w:rPr>
          <w:rFonts w:ascii="Times New Roman" w:hAnsi="Times New Roman"/>
          <w:sz w:val="24"/>
          <w:szCs w:val="24"/>
        </w:rPr>
        <w:t>The amount of the payments will be d</w:t>
      </w:r>
      <w:r>
        <w:rPr>
          <w:rFonts w:ascii="Times New Roman" w:hAnsi="Times New Roman"/>
          <w:sz w:val="24"/>
          <w:szCs w:val="24"/>
        </w:rPr>
        <w:t xml:space="preserve">ecided by dividing the pending amount of the contract by the number of periods. In the case of the example, if we have 6 months between the start and date, and payments every 15 days, then we have 12 periods ((6 * 30) / 15). If this contract has a pending </w:t>
      </w:r>
      <w:r>
        <w:rPr>
          <w:rFonts w:ascii="Times New Roman" w:hAnsi="Times New Roman"/>
          <w:sz w:val="24"/>
          <w:szCs w:val="24"/>
        </w:rPr>
        <w:t xml:space="preserve">amount of $60,000, then the payments should be $5,000 each for 12 periods. </w:t>
      </w:r>
    </w:p>
    <w:p w:rsidR="0073466D" w:rsidRDefault="00C56BD9">
      <w:pPr>
        <w:jc w:val="both"/>
        <w:rPr>
          <w:rFonts w:ascii="Times New Roman" w:hAnsi="Times New Roman"/>
          <w:sz w:val="24"/>
          <w:szCs w:val="24"/>
        </w:rPr>
      </w:pPr>
      <w:r>
        <w:rPr>
          <w:rFonts w:ascii="Times New Roman" w:hAnsi="Times New Roman"/>
          <w:sz w:val="24"/>
          <w:szCs w:val="24"/>
        </w:rPr>
        <w:t>The date of the first payment will be the start date and the following dates will be the previous date plus the number of days of interval. For example, if the start date is Januar</w:t>
      </w:r>
      <w:r>
        <w:rPr>
          <w:rFonts w:ascii="Times New Roman" w:hAnsi="Times New Roman"/>
          <w:sz w:val="24"/>
          <w:szCs w:val="24"/>
        </w:rPr>
        <w:t>y 1st and the interval is 15 days, then the first payment will be on January 1st, the second payment on January 16th, the third payment on February 1st and so on.</w:t>
      </w:r>
    </w:p>
    <w:p w:rsidR="0073466D" w:rsidRDefault="00C56BD9">
      <w:pPr>
        <w:jc w:val="both"/>
        <w:rPr>
          <w:rFonts w:ascii="Times New Roman" w:hAnsi="Times New Roman"/>
          <w:sz w:val="24"/>
          <w:szCs w:val="24"/>
        </w:rPr>
      </w:pPr>
      <w:r>
        <w:rPr>
          <w:rFonts w:ascii="Times New Roman" w:hAnsi="Times New Roman"/>
          <w:sz w:val="24"/>
          <w:szCs w:val="24"/>
        </w:rPr>
        <w:t xml:space="preserve">Every payment due should be detailed from start to finish, and every payment should have the </w:t>
      </w:r>
      <w:r>
        <w:rPr>
          <w:rFonts w:ascii="Times New Roman" w:hAnsi="Times New Roman"/>
          <w:sz w:val="24"/>
          <w:szCs w:val="24"/>
        </w:rPr>
        <w:t xml:space="preserve">status of the payment. This will make more sense once we go over the Finances module but if this contract receives the payment on the set date, it will be pulled out of the Collections workflow and return to normal. But if the merchant misses one payment, </w:t>
      </w:r>
      <w:r>
        <w:rPr>
          <w:rFonts w:ascii="Times New Roman" w:hAnsi="Times New Roman"/>
          <w:sz w:val="24"/>
          <w:szCs w:val="24"/>
        </w:rPr>
        <w:t>or does not pay the full amount of the period, it should go back into the Collections workflow.</w:t>
      </w:r>
    </w:p>
    <w:p w:rsidR="0073466D" w:rsidRDefault="00C56BD9">
      <w:pPr>
        <w:jc w:val="both"/>
        <w:rPr>
          <w:rFonts w:ascii="Times New Roman" w:hAnsi="Times New Roman"/>
          <w:sz w:val="24"/>
          <w:szCs w:val="24"/>
        </w:rPr>
      </w:pPr>
      <w:r>
        <w:rPr>
          <w:rFonts w:ascii="Times New Roman" w:hAnsi="Times New Roman"/>
          <w:sz w:val="24"/>
          <w:szCs w:val="24"/>
        </w:rPr>
        <w:t>If the client does not pay the full amount in a certain period, the remaining amount should be added up to the next period. For example, if a client has a payme</w:t>
      </w:r>
      <w:r>
        <w:rPr>
          <w:rFonts w:ascii="Times New Roman" w:hAnsi="Times New Roman"/>
          <w:sz w:val="24"/>
          <w:szCs w:val="24"/>
        </w:rPr>
        <w:t xml:space="preserve">nt of $5,000 due February 1st, but come the day he only pays $4,000, then the next payment, say it’s supposed to be on February 16th, should be $6,000, which is the corresponding $5,000 plus the remaining $1,000 from the previous period. The status should </w:t>
      </w:r>
      <w:r>
        <w:rPr>
          <w:rFonts w:ascii="Times New Roman" w:hAnsi="Times New Roman"/>
          <w:sz w:val="24"/>
          <w:szCs w:val="24"/>
        </w:rPr>
        <w:t>be “Paid”, “Incomplete” and “Missed Payment”.</w:t>
      </w:r>
    </w:p>
    <w:p w:rsidR="0073466D" w:rsidRDefault="00C56BD9">
      <w:pPr>
        <w:jc w:val="both"/>
        <w:rPr>
          <w:rFonts w:ascii="Times New Roman" w:hAnsi="Times New Roman"/>
          <w:sz w:val="24"/>
          <w:szCs w:val="24"/>
        </w:rPr>
      </w:pPr>
      <w:r>
        <w:rPr>
          <w:rFonts w:ascii="Times New Roman" w:hAnsi="Times New Roman"/>
          <w:sz w:val="24"/>
          <w:szCs w:val="24"/>
        </w:rPr>
        <w:t>Every payment should detail the date the payment was received. If the client has missed payments and pays on a later date, the system will take the money and apply it to the earliest missed payment and the date</w:t>
      </w:r>
      <w:r>
        <w:rPr>
          <w:rFonts w:ascii="Times New Roman" w:hAnsi="Times New Roman"/>
          <w:sz w:val="24"/>
          <w:szCs w:val="24"/>
        </w:rPr>
        <w:t xml:space="preserve"> of the payment will be the date the client actually pays.</w:t>
      </w:r>
    </w:p>
    <w:p w:rsidR="0073466D" w:rsidRDefault="0073466D">
      <w:pPr>
        <w:jc w:val="both"/>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576" w:name="_Toc9337"/>
      <w:r>
        <w:rPr>
          <w:rFonts w:ascii="Times New Roman" w:hAnsi="Times New Roman"/>
          <w:sz w:val="24"/>
          <w:szCs w:val="24"/>
        </w:rPr>
        <w:t>2.1.2.6.7 Legal</w:t>
      </w:r>
      <w:bookmarkEnd w:id="576"/>
    </w:p>
    <w:p w:rsidR="0073466D" w:rsidRDefault="00C56BD9">
      <w:pPr>
        <w:jc w:val="both"/>
        <w:rPr>
          <w:rFonts w:ascii="Times New Roman" w:hAnsi="Times New Roman"/>
          <w:sz w:val="24"/>
          <w:szCs w:val="24"/>
        </w:rPr>
      </w:pPr>
      <w:r>
        <w:rPr>
          <w:rFonts w:ascii="Times New Roman" w:hAnsi="Times New Roman"/>
          <w:sz w:val="24"/>
          <w:szCs w:val="24"/>
        </w:rPr>
        <w:t>We will use this screen if we assign the client to an external legal firm. In this screen we should store the information of who has the case and what documents they have.</w:t>
      </w:r>
    </w:p>
    <w:p w:rsidR="0073466D" w:rsidRDefault="00C56BD9">
      <w:pPr>
        <w:jc w:val="both"/>
        <w:rPr>
          <w:rFonts w:ascii="Times New Roman" w:hAnsi="Times New Roman"/>
          <w:sz w:val="24"/>
          <w:szCs w:val="24"/>
        </w:rPr>
      </w:pPr>
      <w:r>
        <w:rPr>
          <w:rFonts w:ascii="Times New Roman" w:hAnsi="Times New Roman"/>
          <w:sz w:val="24"/>
          <w:szCs w:val="24"/>
        </w:rPr>
        <w:t>It could</w:t>
      </w:r>
      <w:r>
        <w:rPr>
          <w:rFonts w:ascii="Times New Roman" w:hAnsi="Times New Roman"/>
          <w:sz w:val="24"/>
          <w:szCs w:val="24"/>
        </w:rPr>
        <w:t xml:space="preserve"> look like this:</w:t>
      </w:r>
    </w:p>
    <w:p w:rsidR="0073466D" w:rsidRDefault="002671F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6666865" cy="1701165"/>
            <wp:effectExtent l="19050" t="0" r="38735" b="0"/>
            <wp:docPr id="34" name="Picture Fram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1"/>
                    <pic:cNvPicPr>
                      <a:picLocks noChangeAspect="1" noChangeArrowheads="1"/>
                    </pic:cNvPicPr>
                  </pic:nvPicPr>
                  <pic:blipFill>
                    <a:blip r:embed="rId41"/>
                    <a:srcRect/>
                    <a:stretch>
                      <a:fillRect/>
                    </a:stretch>
                  </pic:blipFill>
                  <pic:spPr bwMode="auto">
                    <a:xfrm>
                      <a:off x="0" y="0"/>
                      <a:ext cx="6666865" cy="1701165"/>
                    </a:xfrm>
                    <a:prstGeom prst="rect">
                      <a:avLst/>
                    </a:prstGeom>
                    <a:noFill/>
                    <a:ln w="9525">
                      <a:noFill/>
                      <a:miter lim="800000"/>
                      <a:headEnd/>
                      <a:tailEnd/>
                    </a:ln>
                    <a:effectLst>
                      <a:outerShdw dist="50787" dir="2700000" algn="tl" rotWithShape="0">
                        <a:srgbClr val="000000">
                          <a:alpha val="30000"/>
                        </a:srgbClr>
                      </a:outerShdw>
                    </a:effectLst>
                  </pic:spPr>
                </pic:pic>
              </a:graphicData>
            </a:graphic>
          </wp:inline>
        </w:drawing>
      </w: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It should have the information of the Lawyer, and below, we should see a list of all the documents uploaded for this particular merchant, with a checkbox mark beside the document that we will mark if the external legal firm is in posses</w:t>
      </w:r>
      <w:r>
        <w:rPr>
          <w:rFonts w:ascii="Times New Roman" w:hAnsi="Times New Roman"/>
          <w:sz w:val="24"/>
          <w:szCs w:val="24"/>
        </w:rPr>
        <w:t>sion of said document. For example, if we handed the Leasing Agreement, Corporative Documents and Contract for this merchant to an external legal firm, we would mark the corresponding checkbox of these documents in this screen.</w:t>
      </w:r>
    </w:p>
    <w:p w:rsidR="0073466D" w:rsidRDefault="00C56BD9">
      <w:pPr>
        <w:jc w:val="both"/>
        <w:rPr>
          <w:rFonts w:ascii="Times New Roman" w:hAnsi="Times New Roman"/>
          <w:sz w:val="24"/>
          <w:szCs w:val="24"/>
        </w:rPr>
      </w:pPr>
      <w:r>
        <w:rPr>
          <w:rFonts w:ascii="Times New Roman" w:hAnsi="Times New Roman"/>
          <w:sz w:val="24"/>
          <w:szCs w:val="24"/>
        </w:rPr>
        <w:t xml:space="preserve">The Lawyer will be selected </w:t>
      </w:r>
      <w:r>
        <w:rPr>
          <w:rFonts w:ascii="Times New Roman" w:hAnsi="Times New Roman"/>
          <w:sz w:val="24"/>
          <w:szCs w:val="24"/>
        </w:rPr>
        <w:t>through a drop list that will have all the lawyers created in the system.</w:t>
      </w:r>
    </w:p>
    <w:p w:rsidR="0073466D" w:rsidRDefault="00C56BD9">
      <w:pPr>
        <w:jc w:val="both"/>
        <w:rPr>
          <w:rFonts w:ascii="Times New Roman" w:hAnsi="Times New Roman"/>
          <w:sz w:val="24"/>
          <w:szCs w:val="24"/>
        </w:rPr>
      </w:pPr>
      <w:r>
        <w:rPr>
          <w:rFonts w:ascii="Times New Roman" w:hAnsi="Times New Roman"/>
          <w:sz w:val="24"/>
          <w:szCs w:val="24"/>
        </w:rPr>
        <w:t>There should be a Create New Lawyer button that will let use create and save new lawyers.</w:t>
      </w:r>
    </w:p>
    <w:p w:rsidR="0073466D" w:rsidRDefault="0073466D">
      <w:pPr>
        <w:jc w:val="both"/>
        <w:rPr>
          <w:rFonts w:ascii="Times New Roman" w:hAnsi="Times New Roman"/>
          <w:sz w:val="24"/>
          <w:szCs w:val="24"/>
        </w:rPr>
      </w:pPr>
    </w:p>
    <w:p w:rsidR="0073466D" w:rsidRDefault="0073466D">
      <w:pPr>
        <w:jc w:val="both"/>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This button should bring up a screen like this:</w:t>
      </w:r>
    </w:p>
    <w:p w:rsidR="0073466D" w:rsidRDefault="002671F4">
      <w:pPr>
        <w:jc w:val="both"/>
        <w:rPr>
          <w:rFonts w:ascii="Times New Roman" w:hAnsi="Times New Roman"/>
          <w:sz w:val="24"/>
          <w:szCs w:val="24"/>
        </w:rPr>
      </w:pPr>
      <w:r>
        <w:rPr>
          <w:rFonts w:ascii="Times New Roman" w:hAnsi="Times New Roman"/>
          <w:noProof/>
          <w:sz w:val="24"/>
          <w:szCs w:val="24"/>
        </w:rPr>
        <w:drawing>
          <wp:inline distT="0" distB="0" distL="0" distR="0">
            <wp:extent cx="6113780" cy="1477645"/>
            <wp:effectExtent l="19050" t="0" r="39370" b="8255"/>
            <wp:docPr id="35" name="Picture Fram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2"/>
                    <pic:cNvPicPr>
                      <a:picLocks noChangeAspect="1" noChangeArrowheads="1"/>
                    </pic:cNvPicPr>
                  </pic:nvPicPr>
                  <pic:blipFill>
                    <a:blip r:embed="rId42"/>
                    <a:srcRect/>
                    <a:stretch>
                      <a:fillRect/>
                    </a:stretch>
                  </pic:blipFill>
                  <pic:spPr bwMode="auto">
                    <a:xfrm>
                      <a:off x="0" y="0"/>
                      <a:ext cx="6113780" cy="1477645"/>
                    </a:xfrm>
                    <a:prstGeom prst="rect">
                      <a:avLst/>
                    </a:prstGeom>
                    <a:noFill/>
                    <a:ln w="9525">
                      <a:noFill/>
                      <a:miter lim="800000"/>
                      <a:headEnd/>
                      <a:tailEnd/>
                    </a:ln>
                    <a:effectLst>
                      <a:outerShdw dist="50787" dir="2700000" algn="tl" rotWithShape="0">
                        <a:srgbClr val="000000">
                          <a:alpha val="30000"/>
                        </a:srgbClr>
                      </a:outerShdw>
                    </a:effectLst>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As you can see it could show us a list o</w:t>
      </w:r>
      <w:r>
        <w:rPr>
          <w:rFonts w:ascii="Times New Roman" w:hAnsi="Times New Roman"/>
          <w:sz w:val="24"/>
          <w:szCs w:val="24"/>
        </w:rPr>
        <w:t>f all the created lawyers and let us edit or delete them, as well as let us save new lawyers to the system.</w:t>
      </w:r>
    </w:p>
    <w:p w:rsidR="0073466D" w:rsidRDefault="00C56BD9">
      <w:pPr>
        <w:pStyle w:val="Ttulo3"/>
        <w:jc w:val="both"/>
        <w:rPr>
          <w:rFonts w:ascii="Times New Roman" w:hAnsi="Times New Roman"/>
          <w:sz w:val="24"/>
          <w:szCs w:val="24"/>
        </w:rPr>
      </w:pPr>
      <w:bookmarkStart w:id="577" w:name="_Toc24877"/>
      <w:r>
        <w:rPr>
          <w:rFonts w:ascii="Times New Roman" w:hAnsi="Times New Roman"/>
          <w:sz w:val="24"/>
          <w:szCs w:val="24"/>
        </w:rPr>
        <w:t>2.1.2.6.8 Generate Letter</w:t>
      </w:r>
      <w:bookmarkEnd w:id="577"/>
    </w:p>
    <w:p w:rsidR="0073466D" w:rsidRDefault="00C56BD9">
      <w:pPr>
        <w:jc w:val="both"/>
        <w:rPr>
          <w:rFonts w:ascii="Times New Roman" w:hAnsi="Times New Roman"/>
          <w:sz w:val="24"/>
          <w:szCs w:val="24"/>
        </w:rPr>
      </w:pPr>
      <w:r>
        <w:rPr>
          <w:rFonts w:ascii="Times New Roman" w:hAnsi="Times New Roman"/>
          <w:sz w:val="24"/>
          <w:szCs w:val="24"/>
        </w:rPr>
        <w:t xml:space="preserve">With this button we will access a letter that we will send to the Merchant as a physical letter or through email. We will </w:t>
      </w:r>
      <w:r>
        <w:rPr>
          <w:rFonts w:ascii="Times New Roman" w:hAnsi="Times New Roman"/>
          <w:sz w:val="24"/>
          <w:szCs w:val="24"/>
        </w:rPr>
        <w:t>give you a template of the letter and tell you what information the system should populate automatically.</w:t>
      </w:r>
    </w:p>
    <w:p w:rsidR="0073466D" w:rsidRDefault="0073466D">
      <w:pPr>
        <w:jc w:val="both"/>
        <w:rPr>
          <w:rFonts w:ascii="Times New Roman" w:hAnsi="Times New Roman"/>
          <w:color w:val="0F243E"/>
          <w:sz w:val="24"/>
          <w:szCs w:val="24"/>
        </w:rPr>
      </w:pPr>
    </w:p>
    <w:p w:rsidR="0073466D" w:rsidRDefault="0073466D">
      <w:pPr>
        <w:jc w:val="both"/>
        <w:rPr>
          <w:rFonts w:ascii="Times New Roman" w:hAnsi="Times New Roman"/>
          <w:color w:val="0F243E"/>
          <w:sz w:val="24"/>
          <w:szCs w:val="24"/>
        </w:rPr>
      </w:pPr>
    </w:p>
    <w:p w:rsidR="0073466D" w:rsidRDefault="00C56BD9">
      <w:pPr>
        <w:pStyle w:val="Ttulo3"/>
        <w:jc w:val="both"/>
        <w:rPr>
          <w:rFonts w:ascii="Times New Roman" w:hAnsi="Times New Roman"/>
          <w:sz w:val="24"/>
          <w:szCs w:val="24"/>
        </w:rPr>
      </w:pPr>
      <w:bookmarkStart w:id="578" w:name="_Toc11772"/>
      <w:r>
        <w:rPr>
          <w:rFonts w:ascii="Times New Roman" w:hAnsi="Times New Roman"/>
          <w:sz w:val="24"/>
          <w:szCs w:val="24"/>
        </w:rPr>
        <w:t>2.1.2.6.9 Activity</w:t>
      </w:r>
      <w:bookmarkEnd w:id="578"/>
    </w:p>
    <w:p w:rsidR="0073466D" w:rsidRDefault="00C56BD9">
      <w:pPr>
        <w:jc w:val="both"/>
        <w:rPr>
          <w:rFonts w:ascii="Times New Roman" w:hAnsi="Times New Roman"/>
          <w:sz w:val="24"/>
          <w:szCs w:val="24"/>
        </w:rPr>
      </w:pPr>
      <w:r>
        <w:rPr>
          <w:rFonts w:ascii="Times New Roman" w:hAnsi="Times New Roman"/>
          <w:sz w:val="24"/>
          <w:szCs w:val="24"/>
        </w:rPr>
        <w:t>Here the user will mark what he or she had done in the Collections screen and write a note. It should be a drop list for the user</w:t>
      </w:r>
      <w:r>
        <w:rPr>
          <w:rFonts w:ascii="Times New Roman" w:hAnsi="Times New Roman"/>
          <w:sz w:val="24"/>
          <w:szCs w:val="24"/>
        </w:rPr>
        <w:t xml:space="preserve"> to choose with the following options:</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Contacted by telephone</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Contacted by email</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Investigative visit</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Letter</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Legal warning</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Contacted landlord</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Notify Payment</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Payment Agreement</w:t>
      </w:r>
    </w:p>
    <w:p w:rsidR="0073466D" w:rsidRDefault="00C56BD9">
      <w:pPr>
        <w:pStyle w:val="ListParagraph1"/>
        <w:numPr>
          <w:ilvl w:val="0"/>
          <w:numId w:val="55"/>
        </w:numPr>
        <w:jc w:val="both"/>
        <w:rPr>
          <w:rFonts w:ascii="Times New Roman" w:hAnsi="Times New Roman"/>
          <w:sz w:val="24"/>
          <w:szCs w:val="24"/>
        </w:rPr>
      </w:pPr>
      <w:r>
        <w:rPr>
          <w:rFonts w:ascii="Times New Roman" w:hAnsi="Times New Roman"/>
          <w:sz w:val="24"/>
          <w:szCs w:val="24"/>
        </w:rPr>
        <w:t>Other</w:t>
      </w:r>
    </w:p>
    <w:p w:rsidR="0073466D" w:rsidRDefault="00C56BD9">
      <w:pPr>
        <w:jc w:val="both"/>
        <w:rPr>
          <w:rFonts w:ascii="Times New Roman" w:hAnsi="Times New Roman"/>
          <w:sz w:val="24"/>
          <w:szCs w:val="24"/>
        </w:rPr>
      </w:pPr>
      <w:r>
        <w:rPr>
          <w:rFonts w:ascii="Times New Roman" w:hAnsi="Times New Roman"/>
          <w:sz w:val="24"/>
          <w:szCs w:val="24"/>
        </w:rPr>
        <w:t>In order for the system to be able to save an activity, some conditions have</w:t>
      </w:r>
      <w:r>
        <w:rPr>
          <w:rFonts w:ascii="Times New Roman" w:hAnsi="Times New Roman"/>
          <w:sz w:val="24"/>
          <w:szCs w:val="24"/>
        </w:rPr>
        <w:t xml:space="preserve"> to be met. For all activities a note should be written and saved. In the case of “Notify Payment” the system should check if the Payment Receipt document has been uploaded before it lets us save this activity. For “Payment Agreement” it shouldn’t let us s</w:t>
      </w:r>
      <w:r>
        <w:rPr>
          <w:rFonts w:ascii="Times New Roman" w:hAnsi="Times New Roman"/>
          <w:sz w:val="24"/>
          <w:szCs w:val="24"/>
        </w:rPr>
        <w:t>ave unless a Payment Agreement has been activated through the Payment Agreement button and the Payment Agreement document has been uploaded.</w:t>
      </w:r>
    </w:p>
    <w:p w:rsidR="0073466D" w:rsidRDefault="0073466D">
      <w:pPr>
        <w:tabs>
          <w:tab w:val="left" w:pos="689"/>
        </w:tabs>
        <w:jc w:val="both"/>
        <w:rPr>
          <w:rFonts w:ascii="Times New Roman" w:hAnsi="Times New Roman"/>
          <w:sz w:val="24"/>
          <w:szCs w:val="24"/>
        </w:rPr>
      </w:pPr>
    </w:p>
    <w:p w:rsidR="0073466D" w:rsidRDefault="00C56BD9">
      <w:pPr>
        <w:tabs>
          <w:tab w:val="left" w:pos="689"/>
        </w:tabs>
        <w:jc w:val="both"/>
        <w:rPr>
          <w:rFonts w:ascii="Times New Roman" w:hAnsi="Times New Roman"/>
          <w:sz w:val="24"/>
          <w:szCs w:val="24"/>
        </w:rPr>
      </w:pPr>
      <w:r>
        <w:rPr>
          <w:rFonts w:ascii="Times New Roman" w:hAnsi="Times New Roman"/>
          <w:b/>
          <w:bCs/>
          <w:sz w:val="24"/>
          <w:szCs w:val="24"/>
        </w:rPr>
        <w:t xml:space="preserve">*Note: </w:t>
      </w:r>
      <w:r>
        <w:rPr>
          <w:rFonts w:ascii="Times New Roman" w:hAnsi="Times New Roman"/>
          <w:sz w:val="24"/>
          <w:szCs w:val="24"/>
        </w:rPr>
        <w:t>For collections:</w:t>
      </w:r>
    </w:p>
    <w:p w:rsidR="0073466D" w:rsidRDefault="00C56BD9">
      <w:pPr>
        <w:numPr>
          <w:ilvl w:val="0"/>
          <w:numId w:val="56"/>
        </w:numPr>
        <w:tabs>
          <w:tab w:val="left" w:pos="689"/>
        </w:tabs>
        <w:ind w:left="0" w:firstLine="720"/>
        <w:jc w:val="both"/>
        <w:rPr>
          <w:rFonts w:ascii="Times New Roman" w:hAnsi="Times New Roman"/>
          <w:sz w:val="24"/>
          <w:szCs w:val="24"/>
        </w:rPr>
      </w:pPr>
      <w:r>
        <w:rPr>
          <w:rFonts w:ascii="Times New Roman" w:hAnsi="Times New Roman"/>
          <w:sz w:val="24"/>
          <w:szCs w:val="24"/>
        </w:rPr>
        <w:t>Real turn for contract should be calculated on real time basis.</w:t>
      </w:r>
    </w:p>
    <w:p w:rsidR="0073466D" w:rsidRDefault="00C56BD9">
      <w:pPr>
        <w:numPr>
          <w:ilvl w:val="0"/>
          <w:numId w:val="56"/>
        </w:numPr>
        <w:tabs>
          <w:tab w:val="left" w:pos="689"/>
        </w:tabs>
        <w:ind w:left="0" w:firstLine="720"/>
        <w:jc w:val="both"/>
        <w:rPr>
          <w:rFonts w:ascii="Times New Roman" w:hAnsi="Times New Roman"/>
          <w:sz w:val="24"/>
          <w:szCs w:val="24"/>
        </w:rPr>
      </w:pPr>
      <w:r>
        <w:rPr>
          <w:rFonts w:ascii="Times New Roman" w:hAnsi="Times New Roman"/>
          <w:sz w:val="24"/>
          <w:szCs w:val="24"/>
        </w:rPr>
        <w:t>Contract will be marked as</w:t>
      </w:r>
      <w:r>
        <w:rPr>
          <w:rFonts w:ascii="Times New Roman" w:hAnsi="Times New Roman"/>
          <w:sz w:val="24"/>
          <w:szCs w:val="24"/>
        </w:rPr>
        <w:t xml:space="preserve"> “Writtten Off” after 180 days of inactivity automatically.</w:t>
      </w:r>
    </w:p>
    <w:p w:rsidR="0073466D" w:rsidRDefault="00C56BD9">
      <w:pPr>
        <w:numPr>
          <w:ilvl w:val="0"/>
          <w:numId w:val="56"/>
        </w:numPr>
        <w:tabs>
          <w:tab w:val="left" w:pos="689"/>
        </w:tabs>
        <w:ind w:left="0" w:firstLine="720"/>
        <w:jc w:val="both"/>
        <w:rPr>
          <w:rFonts w:ascii="Times New Roman" w:hAnsi="Times New Roman"/>
          <w:sz w:val="24"/>
          <w:szCs w:val="24"/>
        </w:rPr>
      </w:pPr>
      <w:r>
        <w:rPr>
          <w:rFonts w:ascii="Times New Roman" w:hAnsi="Times New Roman"/>
          <w:sz w:val="24"/>
          <w:szCs w:val="24"/>
        </w:rPr>
        <w:t xml:space="preserve">there should be a </w:t>
      </w:r>
      <w:del w:id="579" w:author="sramirez" w:date="2014-07-18T12:52:00Z">
        <w:r>
          <w:rPr>
            <w:rFonts w:ascii="Times New Roman" w:hAnsi="Times New Roman"/>
            <w:sz w:val="24"/>
            <w:szCs w:val="24"/>
          </w:rPr>
          <w:delText>scren</w:delText>
        </w:r>
      </w:del>
      <w:ins w:id="580" w:author="sramirez" w:date="2014-07-18T12:52:00Z">
        <w:r>
          <w:rPr>
            <w:rFonts w:ascii="Times New Roman" w:hAnsi="Times New Roman"/>
            <w:sz w:val="24"/>
            <w:szCs w:val="24"/>
          </w:rPr>
          <w:t>screen</w:t>
        </w:r>
      </w:ins>
      <w:r>
        <w:rPr>
          <w:rFonts w:ascii="Times New Roman" w:hAnsi="Times New Roman"/>
          <w:sz w:val="24"/>
          <w:szCs w:val="24"/>
        </w:rPr>
        <w:t xml:space="preserve"> that’s called Workflows and there should appear all the individual workflows for the corresponding agent to enter their workflow.</w:t>
      </w:r>
    </w:p>
    <w:p w:rsidR="0073466D" w:rsidRDefault="00C56BD9">
      <w:pPr>
        <w:numPr>
          <w:ilvl w:val="0"/>
          <w:numId w:val="56"/>
        </w:numPr>
        <w:tabs>
          <w:tab w:val="left" w:pos="689"/>
        </w:tabs>
        <w:ind w:left="0" w:firstLine="720"/>
        <w:jc w:val="both"/>
        <w:rPr>
          <w:rFonts w:ascii="Times New Roman" w:hAnsi="Times New Roman"/>
          <w:sz w:val="24"/>
          <w:szCs w:val="24"/>
        </w:rPr>
      </w:pPr>
      <w:r>
        <w:rPr>
          <w:rFonts w:ascii="Times New Roman" w:hAnsi="Times New Roman"/>
          <w:sz w:val="24"/>
          <w:szCs w:val="24"/>
        </w:rPr>
        <w:t xml:space="preserve">If a merchant is in collections and </w:t>
      </w:r>
      <w:r>
        <w:rPr>
          <w:rFonts w:ascii="Times New Roman" w:hAnsi="Times New Roman"/>
          <w:sz w:val="24"/>
          <w:szCs w:val="24"/>
        </w:rPr>
        <w:t>we get that mercahnt to process once again (thru credit card processors not payment agreements) the system should remove him from the collections status after we have recieved at leat 10 payments (thru the processor). If the merchant is in a payment agreem</w:t>
      </w:r>
      <w:r>
        <w:rPr>
          <w:rFonts w:ascii="Times New Roman" w:hAnsi="Times New Roman"/>
          <w:sz w:val="24"/>
          <w:szCs w:val="24"/>
        </w:rPr>
        <w:t>ent it will always stay in collections as a merchant status. If he is paying the agreement as expeted the merchant will not appear in the collections workflow, but if one payment is missed than it should show up as a reminder to the agent to call this merc</w:t>
      </w:r>
      <w:r>
        <w:rPr>
          <w:rFonts w:ascii="Times New Roman" w:hAnsi="Times New Roman"/>
          <w:sz w:val="24"/>
          <w:szCs w:val="24"/>
        </w:rPr>
        <w:t xml:space="preserve">hant and request payment. But a merchant in a payment agreement will always be in collections, only merchants </w:t>
      </w:r>
      <w:r>
        <w:rPr>
          <w:rFonts w:ascii="Times New Roman" w:hAnsi="Times New Roman"/>
          <w:sz w:val="24"/>
          <w:szCs w:val="24"/>
        </w:rPr>
        <w:lastRenderedPageBreak/>
        <w:t>that pop out of collections are the once that star processing again.</w:t>
      </w:r>
    </w:p>
    <w:p w:rsidR="0073466D" w:rsidRDefault="00C56BD9">
      <w:pPr>
        <w:numPr>
          <w:ilvl w:val="0"/>
          <w:numId w:val="56"/>
        </w:numPr>
        <w:tabs>
          <w:tab w:val="left" w:pos="689"/>
        </w:tabs>
        <w:ind w:left="0" w:firstLine="720"/>
        <w:jc w:val="both"/>
        <w:rPr>
          <w:rFonts w:ascii="Times New Roman" w:hAnsi="Times New Roman"/>
          <w:sz w:val="24"/>
          <w:szCs w:val="24"/>
        </w:rPr>
      </w:pPr>
      <w:r>
        <w:rPr>
          <w:rFonts w:ascii="Times New Roman" w:hAnsi="Times New Roman"/>
          <w:b/>
          <w:bCs/>
          <w:sz w:val="24"/>
          <w:szCs w:val="24"/>
        </w:rPr>
        <w:t xml:space="preserve">Questions: </w:t>
      </w:r>
      <w:r>
        <w:rPr>
          <w:rFonts w:ascii="Times New Roman" w:hAnsi="Times New Roman"/>
          <w:sz w:val="24"/>
          <w:szCs w:val="24"/>
        </w:rPr>
        <w:t>If a merchant has made payment agreement to pay $5000 after how mu</w:t>
      </w:r>
      <w:r>
        <w:rPr>
          <w:rFonts w:ascii="Times New Roman" w:hAnsi="Times New Roman"/>
          <w:sz w:val="24"/>
          <w:szCs w:val="24"/>
        </w:rPr>
        <w:t>ch time it will be pulled out of collecctions workflow?</w:t>
      </w:r>
    </w:p>
    <w:p w:rsidR="0073466D" w:rsidRDefault="00C56BD9">
      <w:pPr>
        <w:tabs>
          <w:tab w:val="left" w:pos="689"/>
        </w:tabs>
        <w:ind w:left="720"/>
        <w:jc w:val="both"/>
        <w:rPr>
          <w:rFonts w:ascii="Times New Roman" w:hAnsi="Times New Roman"/>
          <w:sz w:val="24"/>
          <w:szCs w:val="24"/>
        </w:rPr>
      </w:pPr>
      <w:r>
        <w:rPr>
          <w:rFonts w:ascii="Times New Roman" w:hAnsi="Times New Roman"/>
          <w:b/>
          <w:bCs/>
          <w:sz w:val="24"/>
          <w:szCs w:val="24"/>
        </w:rPr>
        <w:t xml:space="preserve">Answer: </w:t>
      </w:r>
      <w:r>
        <w:rPr>
          <w:rFonts w:ascii="Times New Roman" w:hAnsi="Times New Roman"/>
          <w:sz w:val="24"/>
          <w:szCs w:val="24"/>
        </w:rPr>
        <w:t xml:space="preserve">After the first payment, if the merchant pays on time. Then it will remain outside the collections workflow as long as the merchant keeps making the payments on time. This is regarding the </w:t>
      </w:r>
      <w:r>
        <w:rPr>
          <w:rFonts w:ascii="Times New Roman" w:hAnsi="Times New Roman"/>
          <w:sz w:val="24"/>
          <w:szCs w:val="24"/>
        </w:rPr>
        <w:t>collections workflow only, the status of the merchant will always be in Collections. If it has a payment agreement, yes. We need to check that every payment is made on time, otherwise it should go right back to the collections workflow.</w:t>
      </w:r>
    </w:p>
    <w:p w:rsidR="0073466D" w:rsidRDefault="00C56BD9">
      <w:pPr>
        <w:numPr>
          <w:ilvl w:val="0"/>
          <w:numId w:val="56"/>
        </w:numPr>
        <w:tabs>
          <w:tab w:val="left" w:pos="689"/>
        </w:tabs>
        <w:ind w:left="0" w:firstLine="720"/>
        <w:jc w:val="both"/>
        <w:rPr>
          <w:rFonts w:ascii="Times New Roman" w:hAnsi="Times New Roman"/>
          <w:sz w:val="24"/>
          <w:szCs w:val="24"/>
        </w:rPr>
      </w:pPr>
      <w:r>
        <w:rPr>
          <w:rFonts w:ascii="Times New Roman" w:hAnsi="Times New Roman"/>
          <w:sz w:val="24"/>
          <w:szCs w:val="24"/>
        </w:rPr>
        <w:t>if the merchant pro</w:t>
      </w:r>
      <w:r>
        <w:rPr>
          <w:rFonts w:ascii="Times New Roman" w:hAnsi="Times New Roman"/>
          <w:sz w:val="24"/>
          <w:szCs w:val="24"/>
        </w:rPr>
        <w:t>cess thru the credit card it should be included in his payments aswell. This way we have different ways of getting our money back.</w:t>
      </w:r>
    </w:p>
    <w:p w:rsidR="0073466D" w:rsidRDefault="00C56BD9">
      <w:pPr>
        <w:numPr>
          <w:ilvl w:val="0"/>
          <w:numId w:val="56"/>
        </w:numPr>
        <w:tabs>
          <w:tab w:val="left" w:pos="689"/>
        </w:tabs>
        <w:ind w:left="0" w:firstLine="720"/>
        <w:jc w:val="both"/>
        <w:rPr>
          <w:rFonts w:ascii="Times New Roman" w:hAnsi="Times New Roman"/>
          <w:sz w:val="24"/>
          <w:szCs w:val="24"/>
        </w:rPr>
      </w:pPr>
      <w:r>
        <w:rPr>
          <w:rFonts w:ascii="Times New Roman" w:hAnsi="Times New Roman"/>
          <w:sz w:val="24"/>
          <w:szCs w:val="24"/>
        </w:rPr>
        <w:t>Processor activities will not be removed until payment agreement is signed.</w:t>
      </w:r>
    </w:p>
    <w:p w:rsidR="0073466D" w:rsidRDefault="0073466D">
      <w:pPr>
        <w:tabs>
          <w:tab w:val="left" w:pos="689"/>
        </w:tabs>
        <w:jc w:val="both"/>
        <w:rPr>
          <w:rFonts w:ascii="Times New Roman" w:hAnsi="Times New Roman"/>
          <w:sz w:val="24"/>
          <w:szCs w:val="24"/>
        </w:rPr>
      </w:pPr>
    </w:p>
    <w:p w:rsidR="0073466D" w:rsidRDefault="00C56BD9">
      <w:pPr>
        <w:pStyle w:val="Ttulo2"/>
        <w:jc w:val="both"/>
        <w:rPr>
          <w:rFonts w:ascii="Times New Roman" w:hAnsi="Times New Roman"/>
          <w:sz w:val="24"/>
          <w:szCs w:val="24"/>
        </w:rPr>
      </w:pPr>
      <w:bookmarkStart w:id="581" w:name="_Toc12286"/>
      <w:r>
        <w:rPr>
          <w:rFonts w:ascii="Times New Roman" w:hAnsi="Times New Roman"/>
          <w:sz w:val="24"/>
          <w:szCs w:val="24"/>
        </w:rPr>
        <w:t>2.1.2.7 Finances</w:t>
      </w:r>
      <w:bookmarkEnd w:id="581"/>
    </w:p>
    <w:p w:rsidR="0073466D" w:rsidRDefault="00C56BD9">
      <w:pPr>
        <w:jc w:val="both"/>
        <w:rPr>
          <w:rFonts w:ascii="Times New Roman" w:hAnsi="Times New Roman"/>
          <w:sz w:val="24"/>
          <w:szCs w:val="24"/>
        </w:rPr>
      </w:pPr>
      <w:r>
        <w:rPr>
          <w:rFonts w:ascii="Times New Roman" w:hAnsi="Times New Roman"/>
          <w:sz w:val="24"/>
          <w:szCs w:val="24"/>
        </w:rPr>
        <w:t>This module is the one that wil</w:t>
      </w:r>
      <w:r>
        <w:rPr>
          <w:rFonts w:ascii="Times New Roman" w:hAnsi="Times New Roman"/>
          <w:sz w:val="24"/>
          <w:szCs w:val="24"/>
        </w:rPr>
        <w:t xml:space="preserve">l gather all the payments and activity and will assign them to the corresponding merchants. </w:t>
      </w:r>
    </w:p>
    <w:p w:rsidR="0073466D" w:rsidRDefault="00C56BD9">
      <w:pPr>
        <w:jc w:val="both"/>
        <w:rPr>
          <w:rFonts w:ascii="Times New Roman" w:hAnsi="Times New Roman"/>
          <w:sz w:val="24"/>
          <w:szCs w:val="24"/>
        </w:rPr>
      </w:pPr>
      <w:r>
        <w:rPr>
          <w:rFonts w:ascii="Times New Roman" w:hAnsi="Times New Roman"/>
          <w:sz w:val="24"/>
          <w:szCs w:val="24"/>
        </w:rPr>
        <w:t>There are several kinds of activities:</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b/>
          <w:bCs/>
          <w:sz w:val="24"/>
          <w:szCs w:val="24"/>
        </w:rPr>
        <w:t>Regular Payments:</w:t>
      </w:r>
      <w:r>
        <w:rPr>
          <w:rFonts w:ascii="Times New Roman" w:hAnsi="Times New Roman"/>
          <w:sz w:val="24"/>
          <w:szCs w:val="24"/>
        </w:rPr>
        <w:t xml:space="preserve"> These are the payments we receive through Credit Card transactions.</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b/>
          <w:bCs/>
          <w:sz w:val="24"/>
          <w:szCs w:val="24"/>
        </w:rPr>
        <w:t xml:space="preserve">Processor Adjustments: </w:t>
      </w:r>
      <w:r>
        <w:rPr>
          <w:rFonts w:ascii="Times New Roman" w:hAnsi="Times New Roman"/>
          <w:sz w:val="24"/>
          <w:szCs w:val="24"/>
        </w:rPr>
        <w:t>These are payme</w:t>
      </w:r>
      <w:r>
        <w:rPr>
          <w:rFonts w:ascii="Times New Roman" w:hAnsi="Times New Roman"/>
          <w:sz w:val="24"/>
          <w:szCs w:val="24"/>
        </w:rPr>
        <w:t>nts we apply in the system in cases when the system does not capture a regular payment that was made by the merchant.</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 xml:space="preserve">Cash/Check/Transference Payments: These are payments the merchant makes, either because they have a Payment Agreement or they want to pay </w:t>
      </w:r>
      <w:r>
        <w:rPr>
          <w:rFonts w:ascii="Times New Roman" w:hAnsi="Times New Roman"/>
          <w:sz w:val="24"/>
          <w:szCs w:val="24"/>
        </w:rPr>
        <w:t>the loan in cash to end the contract sooner.</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b/>
          <w:bCs/>
          <w:sz w:val="24"/>
          <w:szCs w:val="24"/>
        </w:rPr>
        <w:t>Refund:</w:t>
      </w:r>
      <w:r>
        <w:rPr>
          <w:rFonts w:ascii="Times New Roman" w:hAnsi="Times New Roman"/>
          <w:sz w:val="24"/>
          <w:szCs w:val="24"/>
        </w:rPr>
        <w:t xml:space="preserve"> This is money we give the merchant in cases when our system takes more money than it should at the end of the loan (because the Processor company didn’t mark the loan as paid in full or whatever reason).</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b/>
          <w:bCs/>
          <w:sz w:val="24"/>
          <w:szCs w:val="24"/>
        </w:rPr>
        <w:t>Renewal Repurchase:</w:t>
      </w:r>
      <w:r>
        <w:rPr>
          <w:rFonts w:ascii="Times New Roman" w:hAnsi="Times New Roman"/>
          <w:sz w:val="24"/>
          <w:szCs w:val="24"/>
        </w:rPr>
        <w:t xml:space="preserve"> Since we can renew a contract as soon as it has paid 60% of the total owed amount, most of the times the previous contract has a pending amount once we renew it, so we use part of the new MCA to pay off the pending amount of the previo</w:t>
      </w:r>
      <w:r>
        <w:rPr>
          <w:rFonts w:ascii="Times New Roman" w:hAnsi="Times New Roman"/>
          <w:sz w:val="24"/>
          <w:szCs w:val="24"/>
        </w:rPr>
        <w:t>us contract. This is a repurchase.</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b/>
          <w:bCs/>
          <w:sz w:val="24"/>
          <w:szCs w:val="24"/>
        </w:rPr>
        <w:t>Credit Transference:</w:t>
      </w:r>
      <w:r>
        <w:rPr>
          <w:rFonts w:ascii="Times New Roman" w:hAnsi="Times New Roman"/>
          <w:sz w:val="24"/>
          <w:szCs w:val="24"/>
        </w:rPr>
        <w:t xml:space="preserve"> This is transference of a certain amount that has been paid in one merchant to another merchant. For example if Merchant A paid $100 of his contract, we can transfer that credit to Merchant B. It shou</w:t>
      </w:r>
      <w:r>
        <w:rPr>
          <w:rFonts w:ascii="Times New Roman" w:hAnsi="Times New Roman"/>
          <w:sz w:val="24"/>
          <w:szCs w:val="24"/>
        </w:rPr>
        <w:t>ld be possible to transfer all or a part of payment from merchant A to merchant B.</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b/>
          <w:bCs/>
          <w:sz w:val="24"/>
          <w:szCs w:val="24"/>
        </w:rPr>
        <w:t>Cash Processing:</w:t>
      </w:r>
      <w:r>
        <w:rPr>
          <w:rFonts w:ascii="Times New Roman" w:hAnsi="Times New Roman"/>
          <w:sz w:val="24"/>
          <w:szCs w:val="24"/>
        </w:rPr>
        <w:t xml:space="preserve"> There are certain merchant that have special agreements with us and don’t make regular payments through Credit Card transactions. Instead, they pay us in </w:t>
      </w:r>
      <w:r>
        <w:rPr>
          <w:rFonts w:ascii="Times New Roman" w:hAnsi="Times New Roman"/>
          <w:sz w:val="24"/>
          <w:szCs w:val="24"/>
        </w:rPr>
        <w:lastRenderedPageBreak/>
        <w:t>ca</w:t>
      </w:r>
      <w:r>
        <w:rPr>
          <w:rFonts w:ascii="Times New Roman" w:hAnsi="Times New Roman"/>
          <w:sz w:val="24"/>
          <w:szCs w:val="24"/>
        </w:rPr>
        <w:t>sh the same amount we expected to receive through Credit Cards. This is not the same as a regular Cash Payment, because the Cash Processing is done within the parameters of the offer. The way this should work is, at the time that we add the Processor Compa</w:t>
      </w:r>
      <w:r>
        <w:rPr>
          <w:rFonts w:ascii="Times New Roman" w:hAnsi="Times New Roman"/>
          <w:sz w:val="24"/>
          <w:szCs w:val="24"/>
        </w:rPr>
        <w:t xml:space="preserve">ny affiliate numbers to the merchants, we should have an option to mark the merchant as Cash Processing, even if we still add the affiliate number. For example, let’s say Merchant A has an affiliate number for VisaNet and one for CardNet, and we have both </w:t>
      </w:r>
      <w:r>
        <w:rPr>
          <w:rFonts w:ascii="Times New Roman" w:hAnsi="Times New Roman"/>
          <w:sz w:val="24"/>
          <w:szCs w:val="24"/>
        </w:rPr>
        <w:t xml:space="preserve">in the system. If we have a special agreement with the client we can mark the client as Cash processing and the system will stop expecting payments from Credit Cards and will start expecting Cash payments. If at any time we want to stop receiving cash and </w:t>
      </w:r>
      <w:r>
        <w:rPr>
          <w:rFonts w:ascii="Times New Roman" w:hAnsi="Times New Roman"/>
          <w:sz w:val="24"/>
          <w:szCs w:val="24"/>
        </w:rPr>
        <w:t>start receiving Credit Card transactions, we would just need to mark the affiliate numbers as active.</w:t>
      </w:r>
    </w:p>
    <w:p w:rsidR="0073466D" w:rsidRDefault="00C56BD9">
      <w:pPr>
        <w:pStyle w:val="ListParagraph1"/>
        <w:ind w:left="768" w:firstLine="417"/>
        <w:rPr>
          <w:rFonts w:ascii="Times New Roman" w:hAnsi="Times New Roman"/>
          <w:sz w:val="24"/>
          <w:szCs w:val="24"/>
        </w:rPr>
      </w:pPr>
      <w:r>
        <w:rPr>
          <w:rFonts w:ascii="Times New Roman" w:hAnsi="Times New Roman"/>
          <w:sz w:val="24"/>
          <w:szCs w:val="24"/>
        </w:rPr>
        <w:t xml:space="preserve">Cash processing merchant will be paying back a certain amount after X days. Special contracts will be generated for Cash processing merchants. </w:t>
      </w:r>
    </w:p>
    <w:p w:rsidR="0073466D" w:rsidRDefault="00C56BD9">
      <w:pPr>
        <w:pStyle w:val="ListParagraph1"/>
        <w:ind w:left="768" w:firstLine="417"/>
        <w:rPr>
          <w:rFonts w:ascii="Times New Roman" w:hAnsi="Times New Roman"/>
          <w:sz w:val="24"/>
          <w:szCs w:val="24"/>
        </w:rPr>
      </w:pPr>
      <w:r>
        <w:rPr>
          <w:rFonts w:ascii="Times New Roman" w:hAnsi="Times New Roman"/>
          <w:sz w:val="24"/>
          <w:szCs w:val="24"/>
        </w:rPr>
        <w:t>Collection</w:t>
      </w:r>
      <w:r>
        <w:rPr>
          <w:rFonts w:ascii="Times New Roman" w:hAnsi="Times New Roman"/>
          <w:sz w:val="24"/>
          <w:szCs w:val="24"/>
        </w:rPr>
        <w:t>s check for these merchants will be 30 days of inactivity.</w:t>
      </w:r>
    </w:p>
    <w:p w:rsidR="0073466D" w:rsidRDefault="0073466D">
      <w:pPr>
        <w:pStyle w:val="ListParagraph1"/>
        <w:ind w:left="768" w:firstLine="417"/>
        <w:rPr>
          <w:rFonts w:ascii="Times New Roman" w:hAnsi="Times New Roman"/>
          <w:sz w:val="24"/>
          <w:szCs w:val="24"/>
        </w:rPr>
      </w:pPr>
    </w:p>
    <w:p w:rsidR="0073466D" w:rsidRDefault="00C56BD9">
      <w:pPr>
        <w:jc w:val="both"/>
        <w:rPr>
          <w:rFonts w:ascii="Times New Roman" w:hAnsi="Times New Roman"/>
          <w:sz w:val="24"/>
          <w:szCs w:val="24"/>
        </w:rPr>
      </w:pPr>
      <w:r>
        <w:rPr>
          <w:rFonts w:ascii="Times New Roman" w:hAnsi="Times New Roman"/>
          <w:sz w:val="24"/>
          <w:szCs w:val="24"/>
        </w:rPr>
        <w:t>There should be a finances screen that will let us add these activities (except for the Regular payments, which can only come from Credit Card transactions). In this screen, we would click a butto</w:t>
      </w:r>
      <w:r>
        <w:rPr>
          <w:rFonts w:ascii="Times New Roman" w:hAnsi="Times New Roman"/>
          <w:sz w:val="24"/>
          <w:szCs w:val="24"/>
        </w:rPr>
        <w:t>n called Add Activity, that will ask us what kind of activity we want to add and will show us a drop list of the available options. We need to specify the ID of the merchant, the amount, and the date of the activity. In the case of Processor Adjustments, w</w:t>
      </w:r>
      <w:r>
        <w:rPr>
          <w:rFonts w:ascii="Times New Roman" w:hAnsi="Times New Roman"/>
          <w:sz w:val="24"/>
          <w:szCs w:val="24"/>
        </w:rPr>
        <w:t>e need to specify the affiliate number that processed that specific payment.</w:t>
      </w:r>
    </w:p>
    <w:p w:rsidR="0073466D" w:rsidRDefault="00C56BD9">
      <w:pPr>
        <w:jc w:val="both"/>
        <w:rPr>
          <w:rFonts w:ascii="Times New Roman" w:hAnsi="Times New Roman"/>
          <w:sz w:val="24"/>
          <w:szCs w:val="24"/>
        </w:rPr>
      </w:pPr>
      <w:r>
        <w:rPr>
          <w:rFonts w:ascii="Times New Roman" w:hAnsi="Times New Roman"/>
          <w:sz w:val="24"/>
          <w:szCs w:val="24"/>
        </w:rPr>
        <w:t>Once an activity has been added, the system needs to automatically save a note to the merchant with the type of activity, the amount and the date of the activity.</w:t>
      </w:r>
    </w:p>
    <w:p w:rsidR="0073466D" w:rsidRDefault="00C56BD9">
      <w:pPr>
        <w:jc w:val="both"/>
        <w:rPr>
          <w:rFonts w:ascii="Times New Roman" w:hAnsi="Times New Roman"/>
          <w:sz w:val="24"/>
          <w:szCs w:val="24"/>
        </w:rPr>
      </w:pPr>
      <w:r>
        <w:rPr>
          <w:rFonts w:ascii="Times New Roman" w:hAnsi="Times New Roman"/>
          <w:sz w:val="24"/>
          <w:szCs w:val="24"/>
        </w:rPr>
        <w:t>This is the scre</w:t>
      </w:r>
      <w:r>
        <w:rPr>
          <w:rFonts w:ascii="Times New Roman" w:hAnsi="Times New Roman"/>
          <w:sz w:val="24"/>
          <w:szCs w:val="24"/>
        </w:rPr>
        <w:t>en where we add the activities:</w:t>
      </w:r>
    </w:p>
    <w:p w:rsidR="0073466D" w:rsidRDefault="002671F4">
      <w:pPr>
        <w:rPr>
          <w:rFonts w:ascii="Times New Roman" w:hAnsi="Times New Roman"/>
          <w:sz w:val="24"/>
          <w:szCs w:val="24"/>
        </w:rPr>
      </w:pPr>
      <w:r>
        <w:rPr>
          <w:rFonts w:ascii="Times New Roman" w:hAnsi="Times New Roman"/>
          <w:noProof/>
          <w:sz w:val="24"/>
          <w:szCs w:val="24"/>
        </w:rPr>
        <w:drawing>
          <wp:inline distT="0" distB="0" distL="0" distR="0">
            <wp:extent cx="6400800" cy="2806700"/>
            <wp:effectExtent l="19050" t="0" r="38100" b="0"/>
            <wp:docPr id="36" name="Picture Fram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3"/>
                    <pic:cNvPicPr>
                      <a:picLocks noChangeAspect="1" noChangeArrowheads="1"/>
                    </pic:cNvPicPr>
                  </pic:nvPicPr>
                  <pic:blipFill>
                    <a:blip r:embed="rId43"/>
                    <a:srcRect/>
                    <a:stretch>
                      <a:fillRect/>
                    </a:stretch>
                  </pic:blipFill>
                  <pic:spPr bwMode="auto">
                    <a:xfrm>
                      <a:off x="0" y="0"/>
                      <a:ext cx="6400800" cy="2806700"/>
                    </a:xfrm>
                    <a:prstGeom prst="rect">
                      <a:avLst/>
                    </a:prstGeom>
                    <a:noFill/>
                    <a:ln w="9525">
                      <a:noFill/>
                      <a:miter lim="800000"/>
                      <a:headEnd/>
                      <a:tailEnd/>
                    </a:ln>
                    <a:effectLst>
                      <a:outerShdw dist="50793" dir="2700000" algn="tl" rotWithShape="0">
                        <a:srgbClr val="000000">
                          <a:alpha val="34000"/>
                        </a:srgbClr>
                      </a:outerShdw>
                    </a:effectLst>
                  </pic:spPr>
                </pic:pic>
              </a:graphicData>
            </a:graphic>
          </wp:inline>
        </w:drawing>
      </w:r>
    </w:p>
    <w:p w:rsidR="0073466D" w:rsidRDefault="0073466D">
      <w:pPr>
        <w:rPr>
          <w:rFonts w:ascii="Times New Roman" w:hAnsi="Times New Roman"/>
          <w:sz w:val="24"/>
          <w:szCs w:val="24"/>
        </w:rPr>
      </w:pPr>
    </w:p>
    <w:p w:rsidR="0073466D" w:rsidRDefault="0073466D">
      <w:pPr>
        <w:rPr>
          <w:rFonts w:ascii="Times New Roman" w:hAnsi="Times New Roman"/>
          <w:color w:val="0F243E"/>
          <w:sz w:val="24"/>
          <w:szCs w:val="24"/>
        </w:rPr>
      </w:pPr>
    </w:p>
    <w:p w:rsidR="0073466D" w:rsidRDefault="00C56BD9">
      <w:pPr>
        <w:jc w:val="both"/>
        <w:rPr>
          <w:rFonts w:ascii="Times New Roman" w:hAnsi="Times New Roman"/>
          <w:sz w:val="24"/>
          <w:szCs w:val="24"/>
        </w:rPr>
      </w:pPr>
      <w:r>
        <w:rPr>
          <w:rFonts w:ascii="Times New Roman" w:hAnsi="Times New Roman"/>
          <w:sz w:val="24"/>
          <w:szCs w:val="24"/>
        </w:rPr>
        <w:t>In addition to this, in this module we should be able to see a list of all the activities, by doing a search with specific parameters of the payments we want to see. This list should be exportable to Excel.</w:t>
      </w:r>
    </w:p>
    <w:p w:rsidR="0073466D" w:rsidRDefault="00C56BD9">
      <w:pPr>
        <w:jc w:val="both"/>
        <w:rPr>
          <w:rFonts w:ascii="Times New Roman" w:hAnsi="Times New Roman"/>
          <w:sz w:val="24"/>
          <w:szCs w:val="24"/>
        </w:rPr>
      </w:pPr>
      <w:r>
        <w:rPr>
          <w:rFonts w:ascii="Times New Roman" w:hAnsi="Times New Roman"/>
          <w:sz w:val="24"/>
          <w:szCs w:val="24"/>
        </w:rPr>
        <w:t xml:space="preserve">This is how </w:t>
      </w:r>
      <w:r>
        <w:rPr>
          <w:rFonts w:ascii="Times New Roman" w:hAnsi="Times New Roman"/>
          <w:sz w:val="24"/>
          <w:szCs w:val="24"/>
        </w:rPr>
        <w:t>the activities screen looks now:</w:t>
      </w:r>
    </w:p>
    <w:p w:rsidR="0073466D" w:rsidRDefault="002671F4">
      <w:pPr>
        <w:rPr>
          <w:rFonts w:ascii="Times New Roman" w:hAnsi="Times New Roman"/>
          <w:sz w:val="24"/>
          <w:szCs w:val="24"/>
        </w:rPr>
      </w:pPr>
      <w:r>
        <w:rPr>
          <w:rFonts w:ascii="Times New Roman" w:hAnsi="Times New Roman"/>
          <w:noProof/>
          <w:sz w:val="24"/>
          <w:szCs w:val="24"/>
        </w:rPr>
        <w:drawing>
          <wp:inline distT="0" distB="0" distL="0" distR="0">
            <wp:extent cx="6549390" cy="2796540"/>
            <wp:effectExtent l="19050" t="0" r="41910" b="22860"/>
            <wp:docPr id="37" name="Picture Fram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4"/>
                    <pic:cNvPicPr>
                      <a:picLocks noChangeAspect="1" noChangeArrowheads="1"/>
                    </pic:cNvPicPr>
                  </pic:nvPicPr>
                  <pic:blipFill>
                    <a:blip r:embed="rId44"/>
                    <a:srcRect/>
                    <a:stretch>
                      <a:fillRect/>
                    </a:stretch>
                  </pic:blipFill>
                  <pic:spPr bwMode="auto">
                    <a:xfrm>
                      <a:off x="0" y="0"/>
                      <a:ext cx="6549390" cy="2796540"/>
                    </a:xfrm>
                    <a:prstGeom prst="rect">
                      <a:avLst/>
                    </a:prstGeom>
                    <a:noFill/>
                    <a:ln w="9525">
                      <a:noFill/>
                      <a:miter lim="800000"/>
                      <a:headEnd/>
                      <a:tailEnd/>
                    </a:ln>
                    <a:effectLst>
                      <a:outerShdw dist="50793" dir="2700000" algn="tl" rotWithShape="0">
                        <a:srgbClr val="000000">
                          <a:alpha val="34000"/>
                        </a:srgbClr>
                      </a:outerShdw>
                    </a:effectLst>
                  </pic:spPr>
                </pic:pic>
              </a:graphicData>
            </a:graphic>
          </wp:inline>
        </w:drawing>
      </w:r>
    </w:p>
    <w:p w:rsidR="0073466D" w:rsidRDefault="0073466D">
      <w:pPr>
        <w:rPr>
          <w:rFonts w:ascii="Times New Roman" w:hAnsi="Times New Roman"/>
          <w:sz w:val="24"/>
          <w:szCs w:val="24"/>
        </w:rPr>
      </w:pPr>
    </w:p>
    <w:p w:rsidR="0073466D" w:rsidRDefault="0073466D">
      <w:pPr>
        <w:rPr>
          <w:rFonts w:ascii="Times New Roman" w:hAnsi="Times New Roman"/>
          <w:sz w:val="24"/>
          <w:szCs w:val="24"/>
        </w:rPr>
      </w:pPr>
    </w:p>
    <w:p w:rsidR="0073466D" w:rsidRDefault="0073466D">
      <w:pPr>
        <w:rPr>
          <w:rFonts w:ascii="Times New Roman" w:hAnsi="Times New Roman"/>
          <w:sz w:val="24"/>
          <w:szCs w:val="24"/>
        </w:rPr>
      </w:pPr>
    </w:p>
    <w:p w:rsidR="0073466D" w:rsidRDefault="0073466D">
      <w:pPr>
        <w:rPr>
          <w:rFonts w:ascii="Times New Roman" w:hAnsi="Times New Roman"/>
          <w:color w:val="0F243E"/>
          <w:sz w:val="24"/>
          <w:szCs w:val="24"/>
        </w:rPr>
      </w:pPr>
    </w:p>
    <w:p w:rsidR="0073466D" w:rsidRDefault="00C56BD9">
      <w:pPr>
        <w:jc w:val="both"/>
        <w:rPr>
          <w:rFonts w:ascii="Times New Roman" w:hAnsi="Times New Roman"/>
          <w:sz w:val="24"/>
          <w:szCs w:val="24"/>
        </w:rPr>
      </w:pPr>
      <w:r>
        <w:rPr>
          <w:rFonts w:ascii="Times New Roman" w:hAnsi="Times New Roman"/>
          <w:sz w:val="24"/>
          <w:szCs w:val="24"/>
        </w:rPr>
        <w:t>These are the parameters we need to see in the list:</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Activity ID</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Activity type</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Merchant ID</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Processor Company</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Date of the activity</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Total Amount</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Price Amount</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Capital Amount</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t>Processing date</w:t>
      </w:r>
    </w:p>
    <w:p w:rsidR="0073466D" w:rsidRDefault="00C56BD9">
      <w:pPr>
        <w:pStyle w:val="ListParagraph1"/>
        <w:numPr>
          <w:ilvl w:val="0"/>
          <w:numId w:val="57"/>
        </w:numPr>
        <w:ind w:left="780"/>
        <w:rPr>
          <w:rFonts w:ascii="Times New Roman" w:hAnsi="Times New Roman"/>
          <w:sz w:val="24"/>
          <w:szCs w:val="24"/>
        </w:rPr>
      </w:pPr>
      <w:r>
        <w:rPr>
          <w:rFonts w:ascii="Times New Roman" w:hAnsi="Times New Roman"/>
          <w:sz w:val="24"/>
          <w:szCs w:val="24"/>
        </w:rPr>
        <w:lastRenderedPageBreak/>
        <w:t>Added by (User)</w:t>
      </w:r>
    </w:p>
    <w:p w:rsidR="0073466D" w:rsidRDefault="00C56BD9">
      <w:pPr>
        <w:jc w:val="both"/>
        <w:rPr>
          <w:rFonts w:ascii="Times New Roman" w:hAnsi="Times New Roman"/>
          <w:sz w:val="24"/>
          <w:szCs w:val="24"/>
        </w:rPr>
      </w:pPr>
      <w:r>
        <w:rPr>
          <w:rFonts w:ascii="Times New Roman" w:hAnsi="Times New Roman"/>
          <w:sz w:val="24"/>
          <w:szCs w:val="24"/>
        </w:rPr>
        <w:t>So, in the end</w:t>
      </w:r>
      <w:r>
        <w:rPr>
          <w:rFonts w:ascii="Times New Roman" w:hAnsi="Times New Roman"/>
          <w:sz w:val="24"/>
          <w:szCs w:val="24"/>
        </w:rPr>
        <w:t>, this screen should look much like the Activity tab in the Merchant screen:</w:t>
      </w:r>
    </w:p>
    <w:p w:rsidR="0073466D" w:rsidRDefault="002671F4">
      <w:pPr>
        <w:rPr>
          <w:rFonts w:ascii="Times New Roman" w:hAnsi="Times New Roman"/>
          <w:color w:val="0F243E"/>
          <w:sz w:val="24"/>
          <w:szCs w:val="24"/>
        </w:rPr>
      </w:pPr>
      <w:r>
        <w:rPr>
          <w:rFonts w:ascii="Times New Roman" w:hAnsi="Times New Roman"/>
          <w:noProof/>
          <w:color w:val="0F243E"/>
          <w:sz w:val="24"/>
          <w:szCs w:val="24"/>
        </w:rPr>
        <w:drawing>
          <wp:inline distT="0" distB="0" distL="0" distR="0">
            <wp:extent cx="6421755" cy="436245"/>
            <wp:effectExtent l="19050" t="0" r="0" b="0"/>
            <wp:docPr id="38" name="Picture Fram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5"/>
                    <pic:cNvPicPr>
                      <a:picLocks noChangeAspect="1" noChangeArrowheads="1"/>
                    </pic:cNvPicPr>
                  </pic:nvPicPr>
                  <pic:blipFill>
                    <a:blip r:embed="rId26"/>
                    <a:srcRect/>
                    <a:stretch>
                      <a:fillRect/>
                    </a:stretch>
                  </pic:blipFill>
                  <pic:spPr bwMode="auto">
                    <a:xfrm>
                      <a:off x="0" y="0"/>
                      <a:ext cx="6421755" cy="436245"/>
                    </a:xfrm>
                    <a:prstGeom prst="rect">
                      <a:avLst/>
                    </a:prstGeom>
                    <a:noFill/>
                    <a:ln w="9525">
                      <a:noFill/>
                      <a:miter lim="800000"/>
                      <a:headEnd/>
                      <a:tailEnd/>
                    </a:ln>
                  </pic:spPr>
                </pic:pic>
              </a:graphicData>
            </a:graphic>
          </wp:inline>
        </w:drawing>
      </w:r>
    </w:p>
    <w:p w:rsidR="0073466D" w:rsidRDefault="00C56BD9">
      <w:pPr>
        <w:jc w:val="both"/>
        <w:rPr>
          <w:rFonts w:ascii="Times New Roman" w:hAnsi="Times New Roman"/>
          <w:sz w:val="24"/>
          <w:szCs w:val="24"/>
        </w:rPr>
      </w:pPr>
      <w:r>
        <w:rPr>
          <w:rFonts w:ascii="Times New Roman" w:hAnsi="Times New Roman"/>
          <w:sz w:val="24"/>
          <w:szCs w:val="24"/>
        </w:rPr>
        <w:t>Except that we the first three columns should be the Activity ID, Type of activity and Merchant ID.</w:t>
      </w:r>
    </w:p>
    <w:p w:rsidR="0073466D" w:rsidRDefault="00C56BD9">
      <w:pPr>
        <w:pStyle w:val="Ttulo2"/>
        <w:rPr>
          <w:rFonts w:ascii="Times New Roman" w:hAnsi="Times New Roman"/>
          <w:sz w:val="24"/>
          <w:szCs w:val="24"/>
        </w:rPr>
      </w:pPr>
      <w:bookmarkStart w:id="582" w:name="_Toc23830"/>
      <w:r>
        <w:rPr>
          <w:rFonts w:ascii="Times New Roman" w:hAnsi="Times New Roman"/>
          <w:sz w:val="24"/>
          <w:szCs w:val="24"/>
        </w:rPr>
        <w:t>2.1.2.8 Transfer Files</w:t>
      </w:r>
      <w:bookmarkEnd w:id="582"/>
      <w:r>
        <w:rPr>
          <w:rFonts w:ascii="Times New Roman" w:hAnsi="Times New Roman"/>
          <w:sz w:val="24"/>
          <w:szCs w:val="24"/>
        </w:rPr>
        <w:tab/>
      </w:r>
    </w:p>
    <w:p w:rsidR="0073466D" w:rsidRDefault="00C56BD9">
      <w:pPr>
        <w:jc w:val="both"/>
        <w:rPr>
          <w:rFonts w:ascii="Times New Roman" w:hAnsi="Times New Roman"/>
          <w:sz w:val="24"/>
          <w:szCs w:val="24"/>
        </w:rPr>
      </w:pPr>
      <w:r>
        <w:rPr>
          <w:rFonts w:ascii="Times New Roman" w:hAnsi="Times New Roman"/>
          <w:sz w:val="24"/>
          <w:szCs w:val="24"/>
        </w:rPr>
        <w:t>Much like the request and answer of the Credit Card v</w:t>
      </w:r>
      <w:r>
        <w:rPr>
          <w:rFonts w:ascii="Times New Roman" w:hAnsi="Times New Roman"/>
          <w:sz w:val="24"/>
          <w:szCs w:val="24"/>
        </w:rPr>
        <w:t>olumes, we request and receive the transactions for the funded affiliate numbers. Every day our system sends a WSF files with all the active Merchants, the retention percentage and the pending amount to the Processor Companies, who will, in turn, answer wi</w:t>
      </w:r>
      <w:r>
        <w:rPr>
          <w:rFonts w:ascii="Times New Roman" w:hAnsi="Times New Roman"/>
          <w:sz w:val="24"/>
          <w:szCs w:val="24"/>
        </w:rPr>
        <w:t>th a PAF files with the transactions for every Merchant. Is from this PAF file that our system pulls the Credit Card transactions.</w:t>
      </w:r>
    </w:p>
    <w:p w:rsidR="0073466D" w:rsidRDefault="0073466D">
      <w:pPr>
        <w:rPr>
          <w:rFonts w:ascii="Times New Roman" w:hAnsi="Times New Roman"/>
          <w:sz w:val="24"/>
          <w:szCs w:val="24"/>
        </w:rPr>
      </w:pPr>
    </w:p>
    <w:p w:rsidR="0073466D" w:rsidRDefault="00C56BD9">
      <w:pPr>
        <w:pStyle w:val="Ttulo2"/>
        <w:rPr>
          <w:rFonts w:ascii="Times New Roman" w:hAnsi="Times New Roman"/>
          <w:sz w:val="24"/>
          <w:szCs w:val="24"/>
        </w:rPr>
      </w:pPr>
      <w:bookmarkStart w:id="583" w:name="_Toc14115"/>
      <w:r>
        <w:rPr>
          <w:rFonts w:ascii="Times New Roman" w:hAnsi="Times New Roman"/>
          <w:sz w:val="24"/>
          <w:szCs w:val="24"/>
        </w:rPr>
        <w:t>2.1.2.9 Reports</w:t>
      </w:r>
      <w:bookmarkEnd w:id="583"/>
    </w:p>
    <w:p w:rsidR="0073466D" w:rsidRDefault="00C56BD9">
      <w:pPr>
        <w:rPr>
          <w:rFonts w:ascii="Times New Roman" w:hAnsi="Times New Roman"/>
          <w:sz w:val="24"/>
          <w:szCs w:val="24"/>
        </w:rPr>
      </w:pPr>
      <w:r>
        <w:rPr>
          <w:rFonts w:ascii="Times New Roman" w:hAnsi="Times New Roman"/>
          <w:sz w:val="24"/>
          <w:szCs w:val="24"/>
        </w:rPr>
        <w:t xml:space="preserve">New system will have a section for reporting. It should be able to generate reports on demand and </w:t>
      </w:r>
      <w:r>
        <w:rPr>
          <w:rFonts w:ascii="Times New Roman" w:hAnsi="Times New Roman"/>
          <w:sz w:val="24"/>
          <w:szCs w:val="24"/>
        </w:rPr>
        <w:t>automatically. Reports can be generated after X days periodically. Here is the list of reports:</w:t>
      </w:r>
    </w:p>
    <w:p w:rsidR="0073466D" w:rsidRDefault="0073466D">
      <w:pPr>
        <w:rPr>
          <w:rFonts w:ascii="Times New Roman" w:hAnsi="Times New Roman"/>
          <w:sz w:val="24"/>
          <w:szCs w:val="24"/>
        </w:rPr>
      </w:pPr>
    </w:p>
    <w:p w:rsidR="0073466D" w:rsidRDefault="00C56BD9">
      <w:pPr>
        <w:pStyle w:val="Ttulo2"/>
        <w:rPr>
          <w:rFonts w:ascii="Times New Roman" w:hAnsi="Times New Roman"/>
          <w:sz w:val="24"/>
          <w:szCs w:val="24"/>
        </w:rPr>
      </w:pPr>
      <w:bookmarkStart w:id="584" w:name="_Toc26913"/>
      <w:bookmarkStart w:id="585" w:name="_Toc10523"/>
      <w:bookmarkStart w:id="586" w:name="_Toc4690"/>
      <w:bookmarkStart w:id="587" w:name="_Toc21746"/>
      <w:r>
        <w:rPr>
          <w:rFonts w:ascii="Times New Roman" w:hAnsi="Times New Roman"/>
          <w:sz w:val="24"/>
          <w:szCs w:val="24"/>
        </w:rPr>
        <w:t>2.2. User Management</w:t>
      </w:r>
      <w:bookmarkEnd w:id="584"/>
      <w:bookmarkEnd w:id="585"/>
      <w:bookmarkEnd w:id="586"/>
      <w:bookmarkEnd w:id="587"/>
    </w:p>
    <w:p w:rsidR="0073466D" w:rsidRDefault="00C56BD9">
      <w:pPr>
        <w:jc w:val="both"/>
        <w:rPr>
          <w:rFonts w:ascii="Times New Roman" w:hAnsi="Times New Roman"/>
          <w:sz w:val="24"/>
          <w:szCs w:val="24"/>
        </w:rPr>
      </w:pPr>
      <w:r>
        <w:rPr>
          <w:rFonts w:ascii="Times New Roman" w:hAnsi="Times New Roman"/>
          <w:sz w:val="24"/>
          <w:szCs w:val="24"/>
        </w:rPr>
        <w:t>New System provides a way to manage users. User management includes creating, editing and deleting users. There will be different roles in</w:t>
      </w:r>
      <w:r>
        <w:rPr>
          <w:rFonts w:ascii="Times New Roman" w:hAnsi="Times New Roman"/>
          <w:sz w:val="24"/>
          <w:szCs w:val="24"/>
        </w:rPr>
        <w:t xml:space="preserve"> the system. User rights can change in system. Permissions of user roles can also change.</w:t>
      </w:r>
    </w:p>
    <w:p w:rsidR="0073466D" w:rsidRDefault="0073466D">
      <w:pPr>
        <w:jc w:val="both"/>
        <w:rPr>
          <w:rFonts w:ascii="Times New Roman" w:hAnsi="Times New Roman"/>
          <w:sz w:val="24"/>
          <w:szCs w:val="24"/>
        </w:rPr>
      </w:pPr>
    </w:p>
    <w:p w:rsidR="0073466D" w:rsidRDefault="00C56BD9">
      <w:pPr>
        <w:pStyle w:val="Ttulo2"/>
        <w:jc w:val="both"/>
        <w:rPr>
          <w:rFonts w:ascii="Times New Roman" w:hAnsi="Times New Roman"/>
          <w:sz w:val="24"/>
          <w:szCs w:val="24"/>
        </w:rPr>
      </w:pPr>
      <w:bookmarkStart w:id="588" w:name="_Toc27106"/>
      <w:bookmarkStart w:id="589" w:name="_Toc14737"/>
      <w:bookmarkStart w:id="590" w:name="_Toc21021"/>
      <w:bookmarkStart w:id="591" w:name="_Toc18386"/>
      <w:r>
        <w:rPr>
          <w:rFonts w:ascii="Times New Roman" w:hAnsi="Times New Roman"/>
          <w:sz w:val="24"/>
          <w:szCs w:val="24"/>
        </w:rPr>
        <w:t>2.3. Data Output</w:t>
      </w:r>
      <w:bookmarkEnd w:id="588"/>
      <w:bookmarkEnd w:id="589"/>
      <w:bookmarkEnd w:id="590"/>
      <w:bookmarkEnd w:id="591"/>
    </w:p>
    <w:p w:rsidR="0073466D" w:rsidRDefault="00C56BD9">
      <w:pPr>
        <w:pStyle w:val="Ttulo2"/>
        <w:rPr>
          <w:rFonts w:ascii="Times New Roman" w:hAnsi="Times New Roman"/>
          <w:sz w:val="24"/>
          <w:szCs w:val="24"/>
        </w:rPr>
      </w:pPr>
      <w:bookmarkStart w:id="592" w:name="_Toc22971"/>
      <w:r>
        <w:rPr>
          <w:rFonts w:ascii="Times New Roman" w:hAnsi="Times New Roman"/>
          <w:sz w:val="24"/>
          <w:szCs w:val="24"/>
        </w:rPr>
        <w:t>2.3.1 Processor activities</w:t>
      </w:r>
      <w:bookmarkEnd w:id="592"/>
    </w:p>
    <w:p w:rsidR="0073466D" w:rsidRDefault="00C56BD9">
      <w:pPr>
        <w:pStyle w:val="Textoindependiente"/>
        <w:rPr>
          <w:rFonts w:ascii="Times New Roman" w:hAnsi="Times New Roman"/>
          <w:sz w:val="24"/>
          <w:szCs w:val="24"/>
        </w:rPr>
      </w:pPr>
      <w:r>
        <w:rPr>
          <w:rFonts w:ascii="Times New Roman" w:hAnsi="Times New Roman"/>
          <w:sz w:val="24"/>
          <w:szCs w:val="24"/>
        </w:rPr>
        <w:t xml:space="preserve">New system will exchange data with processor servers to add new merchants for payments. </w:t>
      </w:r>
    </w:p>
    <w:p w:rsidR="0073466D" w:rsidRDefault="00C56BD9">
      <w:pPr>
        <w:pStyle w:val="Ttulo2"/>
        <w:rPr>
          <w:rFonts w:ascii="Times New Roman" w:hAnsi="Times New Roman"/>
          <w:sz w:val="24"/>
          <w:szCs w:val="24"/>
        </w:rPr>
      </w:pPr>
      <w:bookmarkStart w:id="593" w:name="_Toc128325624"/>
      <w:bookmarkStart w:id="594" w:name="_Toc13845"/>
      <w:r>
        <w:rPr>
          <w:rFonts w:ascii="Times New Roman" w:hAnsi="Times New Roman"/>
          <w:sz w:val="24"/>
          <w:szCs w:val="24"/>
        </w:rPr>
        <w:t>2.3.1.1 File Transfer</w:t>
      </w:r>
      <w:bookmarkEnd w:id="593"/>
      <w:bookmarkEnd w:id="594"/>
    </w:p>
    <w:p w:rsidR="0073466D" w:rsidRDefault="00C56BD9">
      <w:pPr>
        <w:pStyle w:val="Listaconvietas"/>
        <w:numPr>
          <w:ilvl w:val="0"/>
          <w:numId w:val="58"/>
        </w:numPr>
        <w:tabs>
          <w:tab w:val="clear" w:pos="360"/>
        </w:tabs>
        <w:ind w:left="480" w:hanging="480"/>
        <w:rPr>
          <w:rFonts w:ascii="Times New Roman" w:hAnsi="Times New Roman"/>
          <w:sz w:val="24"/>
          <w:szCs w:val="24"/>
        </w:rPr>
      </w:pPr>
      <w:bookmarkStart w:id="595" w:name="_Toc515081545"/>
      <w:r>
        <w:rPr>
          <w:rFonts w:ascii="Times New Roman" w:hAnsi="Times New Roman"/>
          <w:sz w:val="24"/>
          <w:szCs w:val="24"/>
        </w:rPr>
        <w:t>Our prefer</w:t>
      </w:r>
      <w:r>
        <w:rPr>
          <w:rFonts w:ascii="Times New Roman" w:hAnsi="Times New Roman"/>
          <w:sz w:val="24"/>
          <w:szCs w:val="24"/>
        </w:rPr>
        <w:t>red method for file transfer is SFTP</w:t>
      </w:r>
      <w:bookmarkEnd w:id="595"/>
      <w:r>
        <w:rPr>
          <w:rFonts w:ascii="Times New Roman" w:hAnsi="Times New Roman"/>
          <w:sz w:val="24"/>
          <w:szCs w:val="24"/>
        </w:rPr>
        <w:t xml:space="preserve"> (under special circumstances we might receive –or send- files via e-mail attachment).</w:t>
      </w:r>
    </w:p>
    <w:p w:rsidR="0073466D" w:rsidRDefault="00C56BD9">
      <w:pPr>
        <w:pStyle w:val="Listaconvietas"/>
        <w:numPr>
          <w:ilvl w:val="0"/>
          <w:numId w:val="58"/>
        </w:numPr>
        <w:tabs>
          <w:tab w:val="clear" w:pos="360"/>
        </w:tabs>
        <w:ind w:left="480" w:hanging="480"/>
        <w:rPr>
          <w:rFonts w:ascii="Times New Roman" w:hAnsi="Times New Roman"/>
          <w:sz w:val="24"/>
          <w:szCs w:val="24"/>
        </w:rPr>
      </w:pPr>
      <w:bookmarkStart w:id="596" w:name="_Toc515081546"/>
      <w:r>
        <w:rPr>
          <w:rFonts w:ascii="Times New Roman" w:hAnsi="Times New Roman"/>
          <w:sz w:val="24"/>
          <w:szCs w:val="24"/>
        </w:rPr>
        <w:t>Our process to download files from the processor and upload up to four files in return is automated. This process is set to happen on</w:t>
      </w:r>
      <w:r>
        <w:rPr>
          <w:rFonts w:ascii="Times New Roman" w:hAnsi="Times New Roman"/>
          <w:sz w:val="24"/>
          <w:szCs w:val="24"/>
        </w:rPr>
        <w:t xml:space="preserve"> a daily basis as agreed with each processor.</w:t>
      </w:r>
    </w:p>
    <w:p w:rsidR="0073466D" w:rsidRDefault="00C56BD9">
      <w:pPr>
        <w:pStyle w:val="Listaconvietas"/>
        <w:numPr>
          <w:ilvl w:val="0"/>
          <w:numId w:val="58"/>
        </w:numPr>
        <w:tabs>
          <w:tab w:val="clear" w:pos="360"/>
        </w:tabs>
        <w:ind w:left="480" w:hanging="480"/>
        <w:rPr>
          <w:rFonts w:ascii="Times New Roman" w:hAnsi="Times New Roman"/>
          <w:sz w:val="24"/>
          <w:szCs w:val="24"/>
        </w:rPr>
      </w:pPr>
      <w:r>
        <w:rPr>
          <w:rFonts w:ascii="Times New Roman" w:hAnsi="Times New Roman"/>
          <w:sz w:val="24"/>
          <w:szCs w:val="24"/>
        </w:rPr>
        <w:lastRenderedPageBreak/>
        <w:t>The computer accepting the SFTP connection on our processor side should have two folders: CAdownload and CAupload.</w:t>
      </w:r>
      <w:bookmarkEnd w:id="596"/>
    </w:p>
    <w:p w:rsidR="0073466D" w:rsidRDefault="00C56BD9">
      <w:pPr>
        <w:pStyle w:val="Ttulo2"/>
        <w:rPr>
          <w:rFonts w:ascii="Times New Roman" w:hAnsi="Times New Roman"/>
          <w:sz w:val="24"/>
          <w:szCs w:val="24"/>
        </w:rPr>
      </w:pPr>
      <w:bookmarkStart w:id="597" w:name="_Toc515081549"/>
      <w:bookmarkStart w:id="598" w:name="_Toc128325626"/>
      <w:bookmarkStart w:id="599" w:name="_Toc13748"/>
      <w:r>
        <w:rPr>
          <w:rFonts w:ascii="Times New Roman" w:hAnsi="Times New Roman"/>
          <w:sz w:val="24"/>
          <w:szCs w:val="24"/>
        </w:rPr>
        <w:t>2.3.1.2 Upload</w:t>
      </w:r>
      <w:bookmarkEnd w:id="597"/>
      <w:bookmarkEnd w:id="598"/>
      <w:bookmarkEnd w:id="599"/>
    </w:p>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These files are generated by our system and will be available to the processor f</w:t>
      </w:r>
      <w:r>
        <w:rPr>
          <w:rFonts w:ascii="Times New Roman" w:hAnsi="Times New Roman"/>
          <w:sz w:val="24"/>
          <w:szCs w:val="24"/>
        </w:rPr>
        <w:t xml:space="preserve">or upload. </w:t>
      </w:r>
    </w:p>
    <w:p w:rsidR="0073466D" w:rsidRDefault="00C56BD9">
      <w:pPr>
        <w:pStyle w:val="Ttulo3"/>
        <w:jc w:val="both"/>
        <w:rPr>
          <w:rFonts w:ascii="Times New Roman" w:hAnsi="Times New Roman"/>
          <w:sz w:val="24"/>
          <w:szCs w:val="24"/>
        </w:rPr>
      </w:pPr>
      <w:bookmarkStart w:id="600" w:name="_Toc128325627"/>
      <w:bookmarkStart w:id="601" w:name="_Toc22525"/>
      <w:r>
        <w:rPr>
          <w:rFonts w:ascii="Times New Roman" w:hAnsi="Times New Roman"/>
          <w:sz w:val="24"/>
          <w:szCs w:val="24"/>
        </w:rPr>
        <w:t>2.3.1.2.1 Withdrawal Setup File (Upload)</w:t>
      </w:r>
      <w:bookmarkEnd w:id="600"/>
      <w:bookmarkEnd w:id="601"/>
    </w:p>
    <w:p w:rsidR="0073466D" w:rsidRDefault="00C56BD9">
      <w:pPr>
        <w:pStyle w:val="Listaconvietas"/>
        <w:numPr>
          <w:ilvl w:val="0"/>
          <w:numId w:val="0"/>
        </w:numPr>
        <w:tabs>
          <w:tab w:val="clear" w:pos="360"/>
        </w:tabs>
        <w:ind w:leftChars="99" w:left="220" w:hanging="2"/>
        <w:rPr>
          <w:rFonts w:ascii="Times New Roman" w:hAnsi="Times New Roman"/>
          <w:sz w:val="24"/>
          <w:szCs w:val="24"/>
        </w:rPr>
      </w:pPr>
      <w:bookmarkStart w:id="602" w:name="_Toc515081550"/>
      <w:bookmarkStart w:id="603" w:name="_Toc107127291"/>
      <w:bookmarkStart w:id="604" w:name="_Toc128325628"/>
      <w:bookmarkStart w:id="605" w:name="_Toc71955481"/>
      <w:r>
        <w:rPr>
          <w:rFonts w:ascii="Times New Roman" w:hAnsi="Times New Roman"/>
          <w:sz w:val="24"/>
          <w:szCs w:val="24"/>
        </w:rPr>
        <w:t xml:space="preserve">Generated by Avanzame and delivered to the processor (also known as </w:t>
      </w:r>
      <w:hyperlink w:anchor="_Withdrawal Setup File (WSF)" w:history="1">
        <w:r>
          <w:rPr>
            <w:rStyle w:val="Hipervnculo"/>
            <w:rFonts w:ascii="Times New Roman" w:hAnsi="Times New Roman"/>
            <w:sz w:val="24"/>
            <w:szCs w:val="24"/>
          </w:rPr>
          <w:t>WSF files</w:t>
        </w:r>
      </w:hyperlink>
      <w:r>
        <w:rPr>
          <w:rFonts w:ascii="Times New Roman" w:hAnsi="Times New Roman"/>
          <w:sz w:val="24"/>
          <w:szCs w:val="24"/>
        </w:rPr>
        <w:t xml:space="preserve">).  This file includes information to let the processor know when to start or </w:t>
      </w:r>
      <w:r>
        <w:rPr>
          <w:rFonts w:ascii="Times New Roman" w:hAnsi="Times New Roman"/>
          <w:sz w:val="24"/>
          <w:szCs w:val="24"/>
        </w:rPr>
        <w:t>stop the withdrawal process on specific merchants.</w:t>
      </w:r>
      <w:bookmarkEnd w:id="602"/>
      <w:r>
        <w:rPr>
          <w:rFonts w:ascii="Times New Roman" w:hAnsi="Times New Roman"/>
          <w:sz w:val="24"/>
          <w:szCs w:val="24"/>
        </w:rPr>
        <w:t xml:space="preserve"> It also includes running balances at a merchant level and the actual Specified Percentage rate for withdrawals with respect to the merchant.</w:t>
      </w:r>
    </w:p>
    <w:p w:rsidR="0073466D" w:rsidRDefault="00C56BD9">
      <w:pPr>
        <w:pStyle w:val="Ttulo3"/>
        <w:jc w:val="both"/>
        <w:rPr>
          <w:rFonts w:ascii="Times New Roman" w:hAnsi="Times New Roman"/>
          <w:sz w:val="24"/>
          <w:szCs w:val="24"/>
        </w:rPr>
      </w:pPr>
      <w:bookmarkStart w:id="606" w:name="_Toc12321"/>
      <w:r>
        <w:rPr>
          <w:rFonts w:ascii="Times New Roman" w:hAnsi="Times New Roman"/>
          <w:sz w:val="24"/>
          <w:szCs w:val="24"/>
        </w:rPr>
        <w:t>2.3.1.2.2 Contract Overview File (Upload)</w:t>
      </w:r>
      <w:bookmarkEnd w:id="603"/>
      <w:bookmarkEnd w:id="604"/>
      <w:bookmarkEnd w:id="606"/>
    </w:p>
    <w:p w:rsidR="0073466D" w:rsidRDefault="00C56BD9">
      <w:pPr>
        <w:pStyle w:val="Listaconvietas"/>
        <w:numPr>
          <w:ilvl w:val="0"/>
          <w:numId w:val="0"/>
        </w:numPr>
        <w:tabs>
          <w:tab w:val="clear" w:pos="360"/>
        </w:tabs>
        <w:ind w:leftChars="99" w:left="220" w:hanging="2"/>
        <w:rPr>
          <w:rFonts w:ascii="Times New Roman" w:hAnsi="Times New Roman"/>
          <w:sz w:val="24"/>
          <w:szCs w:val="24"/>
        </w:rPr>
      </w:pPr>
      <w:bookmarkStart w:id="607" w:name="_Toc107127292"/>
      <w:bookmarkStart w:id="608" w:name="_Toc128325629"/>
      <w:r>
        <w:rPr>
          <w:rFonts w:ascii="Times New Roman" w:hAnsi="Times New Roman"/>
          <w:sz w:val="24"/>
          <w:szCs w:val="24"/>
        </w:rPr>
        <w:t>This file is the respo</w:t>
      </w:r>
      <w:r>
        <w:rPr>
          <w:rFonts w:ascii="Times New Roman" w:hAnsi="Times New Roman"/>
          <w:sz w:val="24"/>
          <w:szCs w:val="24"/>
        </w:rPr>
        <w:t>nse file generated by Avanzame. It is delivered to the processor in order to give the processor the option of keeping a running balance of specific contracts signed with the merchants.   This file is also known as a</w:t>
      </w:r>
      <w:hyperlink w:anchor="_Contract Overview File (cof)" w:history="1">
        <w:r>
          <w:rPr>
            <w:rStyle w:val="Hipervnculo"/>
            <w:rFonts w:ascii="Times New Roman" w:hAnsi="Times New Roman"/>
            <w:sz w:val="24"/>
            <w:szCs w:val="24"/>
          </w:rPr>
          <w:t xml:space="preserve"> COF file</w:t>
        </w:r>
      </w:hyperlink>
      <w:r>
        <w:rPr>
          <w:rFonts w:ascii="Times New Roman" w:hAnsi="Times New Roman"/>
          <w:sz w:val="24"/>
          <w:szCs w:val="24"/>
        </w:rPr>
        <w:t>.</w:t>
      </w:r>
    </w:p>
    <w:p w:rsidR="0073466D" w:rsidRDefault="00C56BD9">
      <w:pPr>
        <w:pStyle w:val="Ttulo2"/>
        <w:rPr>
          <w:rFonts w:ascii="Times New Roman" w:hAnsi="Times New Roman"/>
          <w:sz w:val="24"/>
          <w:szCs w:val="24"/>
        </w:rPr>
      </w:pPr>
      <w:bookmarkStart w:id="609" w:name="_Toc17259"/>
      <w:r>
        <w:rPr>
          <w:rFonts w:ascii="Times New Roman" w:hAnsi="Times New Roman"/>
          <w:sz w:val="24"/>
          <w:szCs w:val="24"/>
        </w:rPr>
        <w:t>2.3.1.2.3 Status report File (UPLOAd)</w:t>
      </w:r>
      <w:bookmarkEnd w:id="607"/>
      <w:bookmarkEnd w:id="608"/>
      <w:bookmarkEnd w:id="609"/>
    </w:p>
    <w:p w:rsidR="0073466D" w:rsidRDefault="00C56BD9">
      <w:pPr>
        <w:pStyle w:val="Listaconvietas"/>
        <w:numPr>
          <w:ilvl w:val="0"/>
          <w:numId w:val="0"/>
        </w:numPr>
        <w:tabs>
          <w:tab w:val="clear" w:pos="360"/>
        </w:tabs>
        <w:ind w:leftChars="99" w:left="220" w:hanging="2"/>
        <w:rPr>
          <w:rFonts w:ascii="Times New Roman" w:hAnsi="Times New Roman"/>
          <w:sz w:val="24"/>
          <w:szCs w:val="24"/>
        </w:rPr>
      </w:pPr>
      <w:bookmarkStart w:id="610" w:name="_Toc128325630"/>
      <w:r>
        <w:rPr>
          <w:rFonts w:ascii="Times New Roman" w:hAnsi="Times New Roman"/>
          <w:sz w:val="24"/>
          <w:szCs w:val="24"/>
        </w:rPr>
        <w:t xml:space="preserve">This file is generated by Avanzame to notify the processor of the status of applications that are in process.  This file is optional (also known as </w:t>
      </w:r>
      <w:hyperlink w:anchor="_Status report File (sts)" w:history="1">
        <w:r>
          <w:rPr>
            <w:rStyle w:val="Hipervnculo"/>
            <w:rFonts w:ascii="Times New Roman" w:hAnsi="Times New Roman"/>
            <w:sz w:val="24"/>
            <w:szCs w:val="24"/>
          </w:rPr>
          <w:t>STS file</w:t>
        </w:r>
      </w:hyperlink>
      <w:r>
        <w:rPr>
          <w:rFonts w:ascii="Times New Roman" w:hAnsi="Times New Roman"/>
          <w:sz w:val="24"/>
          <w:szCs w:val="24"/>
        </w:rPr>
        <w:t>).</w:t>
      </w:r>
    </w:p>
    <w:p w:rsidR="0073466D" w:rsidRDefault="00C56BD9">
      <w:pPr>
        <w:pStyle w:val="Ttulo2"/>
        <w:rPr>
          <w:rFonts w:ascii="Times New Roman" w:hAnsi="Times New Roman"/>
          <w:sz w:val="24"/>
          <w:szCs w:val="24"/>
        </w:rPr>
      </w:pPr>
      <w:bookmarkStart w:id="611" w:name="_Toc27742"/>
      <w:bookmarkStart w:id="612" w:name="_Toc515081547"/>
      <w:bookmarkStart w:id="613" w:name="_Toc128325625"/>
      <w:r>
        <w:rPr>
          <w:rFonts w:ascii="Times New Roman" w:hAnsi="Times New Roman"/>
          <w:sz w:val="24"/>
          <w:szCs w:val="24"/>
        </w:rPr>
        <w:t>2.3.1.3 Download</w:t>
      </w:r>
      <w:bookmarkEnd w:id="611"/>
      <w:bookmarkEnd w:id="612"/>
      <w:bookmarkEnd w:id="613"/>
    </w:p>
    <w:p w:rsidR="0073466D" w:rsidRDefault="00C56BD9">
      <w:pPr>
        <w:pStyle w:val="Listaconvietas"/>
        <w:numPr>
          <w:ilvl w:val="0"/>
          <w:numId w:val="0"/>
        </w:numPr>
        <w:tabs>
          <w:tab w:val="clear" w:pos="360"/>
        </w:tabs>
        <w:ind w:leftChars="99" w:left="220" w:hanging="2"/>
        <w:rPr>
          <w:rFonts w:ascii="Times New Roman" w:hAnsi="Times New Roman"/>
          <w:sz w:val="24"/>
          <w:szCs w:val="24"/>
        </w:rPr>
      </w:pPr>
      <w:bookmarkStart w:id="614" w:name="_Toc515081548"/>
      <w:r>
        <w:rPr>
          <w:rFonts w:ascii="Times New Roman" w:hAnsi="Times New Roman"/>
          <w:sz w:val="24"/>
          <w:szCs w:val="24"/>
        </w:rPr>
        <w:t>The processor activity and adjustment files will be picked up from the CAdownload folder. This file will be processed and archived by our system. All encountered errors and exceptions are logged in and researched by our team.</w:t>
      </w:r>
      <w:bookmarkEnd w:id="614"/>
    </w:p>
    <w:p w:rsidR="0073466D" w:rsidRDefault="0073466D">
      <w:pPr>
        <w:pStyle w:val="Listaconvietas"/>
        <w:numPr>
          <w:ilvl w:val="0"/>
          <w:numId w:val="0"/>
        </w:numPr>
        <w:tabs>
          <w:tab w:val="clear" w:pos="360"/>
        </w:tabs>
        <w:ind w:leftChars="99" w:left="220" w:hanging="2"/>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615" w:name="_Toc26430"/>
      <w:r>
        <w:rPr>
          <w:rFonts w:ascii="Times New Roman" w:hAnsi="Times New Roman"/>
          <w:sz w:val="24"/>
          <w:szCs w:val="24"/>
        </w:rPr>
        <w:t>2.3.1.3.1</w:t>
      </w:r>
      <w:r>
        <w:rPr>
          <w:rFonts w:ascii="Times New Roman" w:hAnsi="Times New Roman"/>
          <w:sz w:val="24"/>
          <w:szCs w:val="24"/>
        </w:rPr>
        <w:t xml:space="preserve"> Response Setup File (Download)</w:t>
      </w:r>
      <w:bookmarkEnd w:id="605"/>
      <w:bookmarkEnd w:id="610"/>
      <w:bookmarkEnd w:id="615"/>
    </w:p>
    <w:p w:rsidR="0073466D" w:rsidRDefault="00C56BD9">
      <w:pPr>
        <w:pStyle w:val="Listaconvietas"/>
        <w:numPr>
          <w:ilvl w:val="0"/>
          <w:numId w:val="0"/>
        </w:numPr>
        <w:tabs>
          <w:tab w:val="clear" w:pos="360"/>
        </w:tabs>
        <w:ind w:leftChars="99" w:left="220" w:hanging="2"/>
        <w:rPr>
          <w:rFonts w:ascii="Times New Roman" w:hAnsi="Times New Roman"/>
          <w:sz w:val="24"/>
          <w:szCs w:val="24"/>
        </w:rPr>
      </w:pPr>
      <w:bookmarkStart w:id="616" w:name="_Toc128325631"/>
      <w:r>
        <w:rPr>
          <w:rFonts w:ascii="Times New Roman" w:hAnsi="Times New Roman"/>
          <w:sz w:val="24"/>
          <w:szCs w:val="24"/>
        </w:rPr>
        <w:t>Generated by the Processor to acknowledge the Withdrawal Setup File and indicate if the “Merchant setup process” was successful or not.</w:t>
      </w:r>
    </w:p>
    <w:p w:rsidR="0073466D" w:rsidRDefault="00C56BD9">
      <w:pPr>
        <w:pStyle w:val="Ttulo3"/>
        <w:jc w:val="both"/>
        <w:rPr>
          <w:rFonts w:ascii="Times New Roman" w:hAnsi="Times New Roman"/>
          <w:sz w:val="24"/>
          <w:szCs w:val="24"/>
        </w:rPr>
      </w:pPr>
      <w:bookmarkStart w:id="617" w:name="_Toc31455"/>
      <w:r>
        <w:rPr>
          <w:rFonts w:ascii="Times New Roman" w:hAnsi="Times New Roman"/>
          <w:sz w:val="24"/>
          <w:szCs w:val="24"/>
        </w:rPr>
        <w:t>2.3.1.3.2 Processor Activity Files (Download)</w:t>
      </w:r>
      <w:bookmarkEnd w:id="616"/>
      <w:bookmarkEnd w:id="617"/>
    </w:p>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This file is generated by the processor an</w:t>
      </w:r>
      <w:r>
        <w:rPr>
          <w:rFonts w:ascii="Times New Roman" w:hAnsi="Times New Roman"/>
          <w:sz w:val="24"/>
          <w:szCs w:val="24"/>
        </w:rPr>
        <w:t xml:space="preserve">d delivered to Avanzame on a daily basis (also known as </w:t>
      </w:r>
      <w:hyperlink w:anchor="_Processor Activity File (PAF)" w:history="1">
        <w:r>
          <w:rPr>
            <w:rStyle w:val="Hipervnculo"/>
            <w:rFonts w:ascii="Times New Roman" w:hAnsi="Times New Roman"/>
            <w:sz w:val="24"/>
            <w:szCs w:val="24"/>
          </w:rPr>
          <w:t>PAF files</w:t>
        </w:r>
      </w:hyperlink>
      <w:r>
        <w:rPr>
          <w:rFonts w:ascii="Times New Roman" w:hAnsi="Times New Roman"/>
          <w:sz w:val="24"/>
          <w:szCs w:val="24"/>
        </w:rPr>
        <w:t>). This file will have all merchant activity for the day and will be used by Avanzame to keep our system up to date. This file is mission crit</w:t>
      </w:r>
      <w:r>
        <w:rPr>
          <w:rFonts w:ascii="Times New Roman" w:hAnsi="Times New Roman"/>
          <w:sz w:val="24"/>
          <w:szCs w:val="24"/>
        </w:rPr>
        <w:t xml:space="preserve">ical to AdvanceMe, Inc.’s business. </w:t>
      </w:r>
    </w:p>
    <w:p w:rsidR="0073466D" w:rsidRDefault="0073466D">
      <w:pPr>
        <w:pStyle w:val="Textoindependiente"/>
        <w:rPr>
          <w:rFonts w:ascii="Times New Roman" w:hAnsi="Times New Roman"/>
          <w:sz w:val="24"/>
          <w:szCs w:val="24"/>
        </w:rPr>
      </w:pPr>
    </w:p>
    <w:p w:rsidR="0073466D" w:rsidRDefault="00C56BD9">
      <w:pPr>
        <w:pStyle w:val="Ttulo3"/>
        <w:jc w:val="both"/>
        <w:rPr>
          <w:rFonts w:ascii="Times New Roman" w:hAnsi="Times New Roman"/>
          <w:sz w:val="24"/>
          <w:szCs w:val="24"/>
        </w:rPr>
      </w:pPr>
      <w:bookmarkStart w:id="618" w:name="_Toc128325632"/>
      <w:bookmarkStart w:id="619" w:name="_Toc17133"/>
      <w:r>
        <w:rPr>
          <w:rFonts w:ascii="Times New Roman" w:hAnsi="Times New Roman"/>
          <w:sz w:val="24"/>
          <w:szCs w:val="24"/>
        </w:rPr>
        <w:lastRenderedPageBreak/>
        <w:t>General file exchange work flow</w:t>
      </w:r>
      <w:bookmarkEnd w:id="618"/>
      <w:bookmarkEnd w:id="619"/>
    </w:p>
    <w:p w:rsidR="0073466D" w:rsidRDefault="002671F4" w:rsidP="002671F4">
      <w:pPr>
        <w:pStyle w:val="Textoindependiente"/>
        <w:ind w:leftChars="-300" w:left="77" w:hangingChars="307" w:hanging="737"/>
        <w:rPr>
          <w:rFonts w:ascii="Times New Roman" w:hAnsi="Times New Roman"/>
          <w:sz w:val="24"/>
          <w:szCs w:val="24"/>
        </w:rPr>
      </w:pPr>
      <w:r>
        <w:rPr>
          <w:rFonts w:ascii="Times New Roman" w:eastAsia="Times New Roman" w:hAnsi="Times New Roman"/>
          <w:noProof/>
          <w:sz w:val="24"/>
          <w:szCs w:val="24"/>
        </w:rPr>
        <w:drawing>
          <wp:inline distT="0" distB="0" distL="0" distR="0">
            <wp:extent cx="7368540" cy="3774440"/>
            <wp:effectExtent l="19050" t="0" r="3810" b="0"/>
            <wp:docPr id="39" name="Picture Fram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6"/>
                    <pic:cNvPicPr>
                      <a:picLocks noChangeAspect="1" noChangeArrowheads="1"/>
                    </pic:cNvPicPr>
                  </pic:nvPicPr>
                  <pic:blipFill>
                    <a:blip r:embed="rId45"/>
                    <a:srcRect/>
                    <a:stretch>
                      <a:fillRect/>
                    </a:stretch>
                  </pic:blipFill>
                  <pic:spPr bwMode="auto">
                    <a:xfrm>
                      <a:off x="0" y="0"/>
                      <a:ext cx="7368540" cy="3774440"/>
                    </a:xfrm>
                    <a:prstGeom prst="rect">
                      <a:avLst/>
                    </a:prstGeom>
                    <a:noFill/>
                    <a:ln w="9525">
                      <a:noFill/>
                      <a:miter lim="800000"/>
                      <a:headEnd/>
                      <a:tailEnd/>
                    </a:ln>
                  </pic:spPr>
                </pic:pic>
              </a:graphicData>
            </a:graphic>
          </wp:inline>
        </w:drawing>
      </w:r>
    </w:p>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 Optional files are not shown on the exchange work flow diagram.</w:t>
      </w:r>
    </w:p>
    <w:p w:rsidR="0073466D" w:rsidRDefault="00C56BD9">
      <w:pPr>
        <w:pStyle w:val="Ttulo2"/>
        <w:ind w:left="139"/>
        <w:rPr>
          <w:rFonts w:ascii="Times New Roman" w:hAnsi="Times New Roman"/>
          <w:sz w:val="24"/>
          <w:szCs w:val="24"/>
        </w:rPr>
      </w:pPr>
      <w:bookmarkStart w:id="620" w:name="_Toc128325633"/>
      <w:bookmarkStart w:id="621" w:name="_Toc29413"/>
      <w:r>
        <w:rPr>
          <w:rFonts w:ascii="Times New Roman" w:hAnsi="Times New Roman"/>
          <w:sz w:val="24"/>
          <w:szCs w:val="24"/>
        </w:rPr>
        <w:t>2.3.1.4 General file SCHEDULE information</w:t>
      </w:r>
      <w:bookmarkEnd w:id="620"/>
      <w:bookmarkEnd w:id="621"/>
    </w:p>
    <w:p w:rsidR="0073466D" w:rsidRDefault="00C56BD9">
      <w:pPr>
        <w:pStyle w:val="Textoindependiente"/>
        <w:rPr>
          <w:rFonts w:ascii="Times New Roman" w:hAnsi="Times New Roman"/>
          <w:sz w:val="24"/>
          <w:szCs w:val="24"/>
        </w:rPr>
      </w:pPr>
      <w:r>
        <w:rPr>
          <w:rFonts w:ascii="Times New Roman" w:hAnsi="Times New Roman"/>
          <w:sz w:val="24"/>
          <w:szCs w:val="24"/>
        </w:rPr>
        <w:t>The file exchange will be done, using the following schedule:</w:t>
      </w: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428"/>
        <w:gridCol w:w="4428"/>
      </w:tblGrid>
      <w:tr w:rsidR="0073466D">
        <w:tblPrEx>
          <w:tblCellMar>
            <w:top w:w="0" w:type="dxa"/>
            <w:bottom w:w="0" w:type="dxa"/>
          </w:tblCellMar>
        </w:tblPrEx>
        <w:trPr>
          <w:jc w:val="center"/>
        </w:trPr>
        <w:tc>
          <w:tcPr>
            <w:tcW w:w="8856" w:type="dxa"/>
            <w:gridSpan w:val="2"/>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AdvanceMe In</w:t>
            </w:r>
            <w:r>
              <w:rPr>
                <w:rFonts w:ascii="Times New Roman" w:hAnsi="Times New Roman"/>
                <w:sz w:val="24"/>
                <w:szCs w:val="24"/>
              </w:rPr>
              <w:t>c, would pick up, on a daily basis, the following file …</w:t>
            </w:r>
          </w:p>
        </w:tc>
      </w:tr>
      <w:tr w:rsidR="0073466D">
        <w:tblPrEx>
          <w:tblCellMar>
            <w:top w:w="0" w:type="dxa"/>
            <w:bottom w:w="0" w:type="dxa"/>
          </w:tblCellMar>
        </w:tblPrEx>
        <w:trPr>
          <w:jc w:val="center"/>
        </w:trPr>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File Type</w:t>
            </w:r>
          </w:p>
        </w:tc>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Schedule</w:t>
            </w:r>
          </w:p>
        </w:tc>
      </w:tr>
      <w:tr w:rsidR="0073466D">
        <w:tblPrEx>
          <w:tblCellMar>
            <w:top w:w="0" w:type="dxa"/>
            <w:bottom w:w="0" w:type="dxa"/>
          </w:tblCellMar>
        </w:tblPrEx>
        <w:trPr>
          <w:jc w:val="center"/>
        </w:trPr>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Processor Activity Files (</w:t>
            </w:r>
            <w:hyperlink w:anchor="_Processor Activity File (PAF)" w:history="1">
              <w:r>
                <w:rPr>
                  <w:rStyle w:val="Hipervnculo"/>
                  <w:rFonts w:ascii="Times New Roman" w:hAnsi="Times New Roman"/>
                  <w:sz w:val="24"/>
                  <w:szCs w:val="24"/>
                </w:rPr>
                <w:t>PAF Files</w:t>
              </w:r>
            </w:hyperlink>
            <w:r>
              <w:rPr>
                <w:rFonts w:ascii="Times New Roman" w:hAnsi="Times New Roman"/>
                <w:sz w:val="24"/>
                <w:szCs w:val="24"/>
              </w:rPr>
              <w:t>)</w:t>
            </w:r>
          </w:p>
        </w:tc>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11:30 AM EST</w:t>
            </w:r>
          </w:p>
        </w:tc>
      </w:tr>
      <w:tr w:rsidR="0073466D">
        <w:tblPrEx>
          <w:tblCellMar>
            <w:top w:w="0" w:type="dxa"/>
            <w:bottom w:w="0" w:type="dxa"/>
          </w:tblCellMar>
        </w:tblPrEx>
        <w:trPr>
          <w:jc w:val="center"/>
        </w:trPr>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Response Setup Files (</w:t>
            </w:r>
            <w:hyperlink w:anchor="__x000F_Response Setup File (RSF)" w:history="1">
              <w:r>
                <w:rPr>
                  <w:rStyle w:val="Hipervnculo"/>
                  <w:rFonts w:ascii="Times New Roman" w:hAnsi="Times New Roman"/>
                  <w:sz w:val="24"/>
                  <w:szCs w:val="24"/>
                </w:rPr>
                <w:t xml:space="preserve">RSF </w:t>
              </w:r>
              <w:r>
                <w:rPr>
                  <w:rStyle w:val="Hipervnculo"/>
                  <w:rFonts w:ascii="Times New Roman" w:hAnsi="Times New Roman"/>
                  <w:sz w:val="24"/>
                  <w:szCs w:val="24"/>
                </w:rPr>
                <w:t>Files</w:t>
              </w:r>
            </w:hyperlink>
            <w:r>
              <w:rPr>
                <w:rFonts w:ascii="Times New Roman" w:hAnsi="Times New Roman"/>
                <w:sz w:val="24"/>
                <w:szCs w:val="24"/>
              </w:rPr>
              <w:t>)</w:t>
            </w:r>
          </w:p>
        </w:tc>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11:30 AM EST</w:t>
            </w:r>
          </w:p>
        </w:tc>
      </w:tr>
    </w:tbl>
    <w:p w:rsidR="0073466D" w:rsidRDefault="0073466D">
      <w:pPr>
        <w:pStyle w:val="Listaconvietas"/>
        <w:numPr>
          <w:ilvl w:val="0"/>
          <w:numId w:val="0"/>
        </w:numPr>
        <w:tabs>
          <w:tab w:val="clear" w:pos="360"/>
        </w:tabs>
        <w:ind w:leftChars="99" w:left="220" w:hanging="2"/>
        <w:rPr>
          <w:rFonts w:ascii="Times New Roman" w:hAnsi="Times New Roman"/>
          <w:sz w:val="24"/>
          <w:szCs w:val="24"/>
        </w:rPr>
      </w:pP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428"/>
        <w:gridCol w:w="4428"/>
      </w:tblGrid>
      <w:tr w:rsidR="0073466D">
        <w:tblPrEx>
          <w:tblCellMar>
            <w:top w:w="0" w:type="dxa"/>
            <w:bottom w:w="0" w:type="dxa"/>
          </w:tblCellMar>
        </w:tblPrEx>
        <w:trPr>
          <w:jc w:val="center"/>
        </w:trPr>
        <w:tc>
          <w:tcPr>
            <w:tcW w:w="8856" w:type="dxa"/>
            <w:gridSpan w:val="2"/>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Each Processor  would pick up, on a daily basis, the following files …</w:t>
            </w:r>
          </w:p>
        </w:tc>
      </w:tr>
      <w:tr w:rsidR="0073466D">
        <w:tblPrEx>
          <w:tblCellMar>
            <w:top w:w="0" w:type="dxa"/>
            <w:bottom w:w="0" w:type="dxa"/>
          </w:tblCellMar>
        </w:tblPrEx>
        <w:trPr>
          <w:jc w:val="center"/>
        </w:trPr>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File Type</w:t>
            </w:r>
          </w:p>
        </w:tc>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Schedule</w:t>
            </w:r>
          </w:p>
        </w:tc>
      </w:tr>
      <w:tr w:rsidR="0073466D">
        <w:tblPrEx>
          <w:tblCellMar>
            <w:top w:w="0" w:type="dxa"/>
            <w:bottom w:w="0" w:type="dxa"/>
          </w:tblCellMar>
        </w:tblPrEx>
        <w:trPr>
          <w:jc w:val="center"/>
        </w:trPr>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Withdrawal Setup Files (</w:t>
            </w:r>
            <w:hyperlink w:anchor="_Withdrawal Setup File (WSF)" w:history="1">
              <w:r>
                <w:rPr>
                  <w:rStyle w:val="Hipervnculo"/>
                  <w:rFonts w:ascii="Times New Roman" w:hAnsi="Times New Roman"/>
                  <w:sz w:val="24"/>
                  <w:szCs w:val="24"/>
                </w:rPr>
                <w:t>WSF Files</w:t>
              </w:r>
            </w:hyperlink>
            <w:r>
              <w:rPr>
                <w:rFonts w:ascii="Times New Roman" w:hAnsi="Times New Roman"/>
                <w:sz w:val="24"/>
                <w:szCs w:val="24"/>
              </w:rPr>
              <w:t>)</w:t>
            </w:r>
          </w:p>
        </w:tc>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5:30 PM EST</w:t>
            </w:r>
          </w:p>
        </w:tc>
      </w:tr>
      <w:tr w:rsidR="0073466D">
        <w:tblPrEx>
          <w:tblCellMar>
            <w:top w:w="0" w:type="dxa"/>
            <w:bottom w:w="0" w:type="dxa"/>
          </w:tblCellMar>
        </w:tblPrEx>
        <w:trPr>
          <w:jc w:val="center"/>
        </w:trPr>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Contract Overview Files (</w:t>
            </w:r>
            <w:hyperlink w:anchor="_Contract Overview File (cof)" w:history="1">
              <w:r>
                <w:rPr>
                  <w:rStyle w:val="Hipervnculo"/>
                  <w:rFonts w:ascii="Times New Roman" w:hAnsi="Times New Roman"/>
                  <w:sz w:val="24"/>
                  <w:szCs w:val="24"/>
                </w:rPr>
                <w:t>COF Files</w:t>
              </w:r>
            </w:hyperlink>
            <w:r>
              <w:rPr>
                <w:rFonts w:ascii="Times New Roman" w:hAnsi="Times New Roman"/>
                <w:sz w:val="24"/>
                <w:szCs w:val="24"/>
              </w:rPr>
              <w:t xml:space="preserve">) - </w:t>
            </w:r>
            <w:r>
              <w:rPr>
                <w:rFonts w:ascii="Times New Roman" w:hAnsi="Times New Roman"/>
                <w:sz w:val="24"/>
                <w:szCs w:val="24"/>
              </w:rPr>
              <w:lastRenderedPageBreak/>
              <w:t>Optional</w:t>
            </w:r>
          </w:p>
        </w:tc>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lastRenderedPageBreak/>
              <w:t>5:30 PM EST</w:t>
            </w:r>
          </w:p>
        </w:tc>
      </w:tr>
      <w:tr w:rsidR="0073466D">
        <w:tblPrEx>
          <w:tblCellMar>
            <w:top w:w="0" w:type="dxa"/>
            <w:bottom w:w="0" w:type="dxa"/>
          </w:tblCellMar>
        </w:tblPrEx>
        <w:trPr>
          <w:jc w:val="center"/>
        </w:trPr>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lastRenderedPageBreak/>
              <w:t>Status Report Files (</w:t>
            </w:r>
            <w:hyperlink w:anchor="_Status report File (sts)" w:history="1">
              <w:r>
                <w:rPr>
                  <w:rStyle w:val="Hipervnculo"/>
                  <w:rFonts w:ascii="Times New Roman" w:hAnsi="Times New Roman"/>
                  <w:sz w:val="24"/>
                  <w:szCs w:val="24"/>
                </w:rPr>
                <w:t>STS Files</w:t>
              </w:r>
            </w:hyperlink>
            <w:r>
              <w:rPr>
                <w:rFonts w:ascii="Times New Roman" w:hAnsi="Times New Roman"/>
                <w:sz w:val="24"/>
                <w:szCs w:val="24"/>
              </w:rPr>
              <w:t>) - Optional</w:t>
            </w:r>
          </w:p>
        </w:tc>
        <w:tc>
          <w:tcPr>
            <w:tcW w:w="4428" w:type="dxa"/>
          </w:tcPr>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5:30 PM EST</w:t>
            </w:r>
          </w:p>
        </w:tc>
      </w:tr>
    </w:tbl>
    <w:p w:rsidR="0073466D" w:rsidRDefault="0073466D">
      <w:pPr>
        <w:pStyle w:val="Textoindependiente"/>
        <w:rPr>
          <w:rFonts w:ascii="Times New Roman" w:hAnsi="Times New Roman"/>
          <w:sz w:val="24"/>
          <w:szCs w:val="24"/>
        </w:rPr>
      </w:pPr>
    </w:p>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 xml:space="preserve">As stated, the file exchange would be done on a daily basis, including Saturdays and </w:t>
      </w:r>
      <w:r>
        <w:rPr>
          <w:rFonts w:ascii="Times New Roman" w:hAnsi="Times New Roman"/>
          <w:sz w:val="24"/>
          <w:szCs w:val="24"/>
        </w:rPr>
        <w:t>Sundays (including holidays).</w:t>
      </w:r>
    </w:p>
    <w:p w:rsidR="0073466D" w:rsidRDefault="00C56BD9">
      <w:pPr>
        <w:pStyle w:val="Listaconvietas"/>
        <w:numPr>
          <w:ilvl w:val="0"/>
          <w:numId w:val="0"/>
        </w:numPr>
        <w:tabs>
          <w:tab w:val="clear" w:pos="360"/>
        </w:tabs>
        <w:ind w:leftChars="99" w:left="220" w:hanging="2"/>
        <w:rPr>
          <w:rFonts w:ascii="Times New Roman" w:hAnsi="Times New Roman"/>
          <w:sz w:val="24"/>
          <w:szCs w:val="24"/>
        </w:rPr>
      </w:pPr>
      <w:r>
        <w:rPr>
          <w:rFonts w:ascii="Times New Roman" w:hAnsi="Times New Roman"/>
          <w:sz w:val="24"/>
          <w:szCs w:val="24"/>
        </w:rPr>
        <w:t>Changes to this outline schedule of procedures must be agreed upon in writing or electronic communication by the Processor and AdvanceMe, Inc.</w:t>
      </w:r>
    </w:p>
    <w:p w:rsidR="0073466D" w:rsidRDefault="00C56BD9">
      <w:pPr>
        <w:pStyle w:val="Ttulo3"/>
        <w:jc w:val="both"/>
        <w:rPr>
          <w:rFonts w:ascii="Times New Roman" w:hAnsi="Times New Roman"/>
          <w:sz w:val="24"/>
          <w:szCs w:val="24"/>
        </w:rPr>
      </w:pPr>
      <w:bookmarkStart w:id="622" w:name="_Toc515081555"/>
      <w:bookmarkStart w:id="623" w:name="_Toc128325634"/>
      <w:bookmarkStart w:id="624" w:name="_Toc22471"/>
      <w:r>
        <w:rPr>
          <w:rFonts w:ascii="Times New Roman" w:hAnsi="Times New Roman"/>
          <w:sz w:val="24"/>
          <w:szCs w:val="24"/>
        </w:rPr>
        <w:t>2.3.1.4.1 General file information</w:t>
      </w:r>
      <w:bookmarkEnd w:id="622"/>
      <w:bookmarkEnd w:id="623"/>
      <w:bookmarkEnd w:id="624"/>
    </w:p>
    <w:p w:rsidR="0073466D" w:rsidRDefault="00C56BD9">
      <w:pPr>
        <w:pStyle w:val="Textoindependiente"/>
        <w:rPr>
          <w:rFonts w:ascii="Times New Roman" w:hAnsi="Times New Roman"/>
          <w:sz w:val="24"/>
          <w:szCs w:val="24"/>
        </w:rPr>
      </w:pPr>
      <w:bookmarkStart w:id="625" w:name="_Toc515081556"/>
      <w:r>
        <w:rPr>
          <w:rFonts w:ascii="Times New Roman" w:hAnsi="Times New Roman"/>
          <w:sz w:val="24"/>
          <w:szCs w:val="24"/>
        </w:rPr>
        <w:t>All files are CSV:</w:t>
      </w:r>
      <w:bookmarkEnd w:id="625"/>
    </w:p>
    <w:p w:rsidR="0073466D" w:rsidRDefault="00C56BD9">
      <w:pPr>
        <w:pStyle w:val="Listaconvietas"/>
        <w:numPr>
          <w:ilvl w:val="0"/>
          <w:numId w:val="59"/>
        </w:numPr>
        <w:tabs>
          <w:tab w:val="clear" w:pos="360"/>
        </w:tabs>
        <w:ind w:left="480" w:hanging="480"/>
        <w:rPr>
          <w:rFonts w:ascii="Times New Roman" w:hAnsi="Times New Roman"/>
          <w:sz w:val="24"/>
          <w:szCs w:val="24"/>
        </w:rPr>
      </w:pPr>
      <w:bookmarkStart w:id="626" w:name="_Toc515081557"/>
      <w:r>
        <w:rPr>
          <w:rFonts w:ascii="Times New Roman" w:hAnsi="Times New Roman"/>
          <w:sz w:val="24"/>
          <w:szCs w:val="24"/>
        </w:rPr>
        <w:t>Comma delimited</w:t>
      </w:r>
      <w:bookmarkStart w:id="627" w:name="_Toc515081559"/>
      <w:bookmarkEnd w:id="626"/>
    </w:p>
    <w:p w:rsidR="0073466D" w:rsidRDefault="00C56BD9">
      <w:pPr>
        <w:pStyle w:val="Listaconvietas"/>
        <w:numPr>
          <w:ilvl w:val="0"/>
          <w:numId w:val="59"/>
        </w:numPr>
        <w:tabs>
          <w:tab w:val="clear" w:pos="360"/>
        </w:tabs>
        <w:ind w:left="480" w:hanging="480"/>
        <w:rPr>
          <w:rFonts w:ascii="Times New Roman" w:hAnsi="Times New Roman"/>
          <w:sz w:val="24"/>
          <w:szCs w:val="24"/>
        </w:rPr>
      </w:pPr>
      <w:r>
        <w:rPr>
          <w:rFonts w:ascii="Times New Roman" w:hAnsi="Times New Roman"/>
          <w:sz w:val="24"/>
          <w:szCs w:val="24"/>
        </w:rPr>
        <w:t>Dates have to</w:t>
      </w:r>
      <w:r>
        <w:rPr>
          <w:rFonts w:ascii="Times New Roman" w:hAnsi="Times New Roman"/>
          <w:sz w:val="24"/>
          <w:szCs w:val="24"/>
        </w:rPr>
        <w:t xml:space="preserve"> have to format YYYYMMDD</w:t>
      </w:r>
      <w:bookmarkStart w:id="628" w:name="_Toc515081560"/>
      <w:bookmarkEnd w:id="627"/>
    </w:p>
    <w:p w:rsidR="0073466D" w:rsidRDefault="00C56BD9">
      <w:pPr>
        <w:pStyle w:val="Listaconvietas"/>
        <w:numPr>
          <w:ilvl w:val="0"/>
          <w:numId w:val="59"/>
        </w:numPr>
        <w:tabs>
          <w:tab w:val="clear" w:pos="360"/>
        </w:tabs>
        <w:ind w:left="480" w:hanging="480"/>
        <w:rPr>
          <w:rFonts w:ascii="Times New Roman" w:hAnsi="Times New Roman"/>
          <w:sz w:val="24"/>
          <w:szCs w:val="24"/>
        </w:rPr>
      </w:pPr>
      <w:r>
        <w:rPr>
          <w:rFonts w:ascii="Times New Roman" w:hAnsi="Times New Roman"/>
          <w:sz w:val="24"/>
          <w:szCs w:val="24"/>
        </w:rPr>
        <w:t>The filename is composed of:</w:t>
      </w:r>
      <w:bookmarkEnd w:id="628"/>
    </w:p>
    <w:p w:rsidR="0073466D" w:rsidRDefault="00C56BD9">
      <w:pPr>
        <w:pStyle w:val="Listaconvietas"/>
        <w:numPr>
          <w:ilvl w:val="0"/>
          <w:numId w:val="59"/>
        </w:numPr>
        <w:tabs>
          <w:tab w:val="clear" w:pos="360"/>
        </w:tabs>
        <w:ind w:left="480" w:hanging="480"/>
        <w:rPr>
          <w:rFonts w:ascii="Times New Roman" w:hAnsi="Times New Roman"/>
          <w:sz w:val="24"/>
          <w:szCs w:val="24"/>
        </w:rPr>
      </w:pPr>
      <w:r>
        <w:rPr>
          <w:rFonts w:ascii="Times New Roman" w:hAnsi="Times New Roman"/>
          <w:sz w:val="24"/>
          <w:szCs w:val="24"/>
        </w:rPr>
        <w:t xml:space="preserve">Processor code: char (2) </w:t>
      </w:r>
    </w:p>
    <w:p w:rsidR="0073466D" w:rsidRDefault="00C56BD9">
      <w:pPr>
        <w:pStyle w:val="Listaconvietas"/>
        <w:numPr>
          <w:ilvl w:val="0"/>
          <w:numId w:val="59"/>
        </w:numPr>
        <w:tabs>
          <w:tab w:val="clear" w:pos="360"/>
        </w:tabs>
        <w:ind w:left="480" w:hanging="480"/>
        <w:rPr>
          <w:rFonts w:ascii="Times New Roman" w:hAnsi="Times New Roman"/>
          <w:sz w:val="24"/>
          <w:szCs w:val="24"/>
        </w:rPr>
      </w:pPr>
      <w:r>
        <w:rPr>
          <w:rFonts w:ascii="Times New Roman" w:hAnsi="Times New Roman"/>
          <w:sz w:val="24"/>
          <w:szCs w:val="24"/>
        </w:rPr>
        <w:t xml:space="preserve">Processed date: char (6): YYMMDD </w:t>
      </w:r>
    </w:p>
    <w:p w:rsidR="0073466D" w:rsidRDefault="00C56BD9">
      <w:pPr>
        <w:pStyle w:val="Listaconvietas"/>
        <w:numPr>
          <w:ilvl w:val="0"/>
          <w:numId w:val="59"/>
        </w:numPr>
        <w:tabs>
          <w:tab w:val="clear" w:pos="360"/>
        </w:tabs>
        <w:ind w:left="480" w:hanging="480"/>
        <w:rPr>
          <w:rFonts w:ascii="Times New Roman" w:hAnsi="Times New Roman"/>
          <w:sz w:val="24"/>
          <w:szCs w:val="24"/>
        </w:rPr>
      </w:pPr>
      <w:r>
        <w:rPr>
          <w:rFonts w:ascii="Times New Roman" w:hAnsi="Times New Roman"/>
          <w:sz w:val="24"/>
          <w:szCs w:val="24"/>
        </w:rPr>
        <w:t>Specific extension: char(3) according to file type. e.g. CS010514</w:t>
      </w:r>
      <w:r>
        <w:rPr>
          <w:rFonts w:ascii="Times New Roman" w:hAnsi="Times New Roman"/>
          <w:b/>
          <w:bCs/>
          <w:sz w:val="24"/>
          <w:szCs w:val="24"/>
        </w:rPr>
        <w:t>.PAF</w:t>
      </w:r>
    </w:p>
    <w:p w:rsidR="0073466D" w:rsidRDefault="00C56BD9">
      <w:pPr>
        <w:pStyle w:val="Listaconvietas"/>
        <w:numPr>
          <w:ilvl w:val="0"/>
          <w:numId w:val="59"/>
        </w:numPr>
        <w:tabs>
          <w:tab w:val="clear" w:pos="360"/>
        </w:tabs>
        <w:ind w:left="480" w:hanging="480"/>
        <w:rPr>
          <w:rFonts w:ascii="Times New Roman" w:hAnsi="Times New Roman"/>
          <w:sz w:val="24"/>
          <w:szCs w:val="24"/>
        </w:rPr>
      </w:pPr>
      <w:r>
        <w:rPr>
          <w:rFonts w:ascii="Times New Roman" w:hAnsi="Times New Roman"/>
          <w:sz w:val="24"/>
          <w:szCs w:val="24"/>
        </w:rPr>
        <w:t xml:space="preserve">All files have a header record and a trailer record (this would be </w:t>
      </w:r>
      <w:r>
        <w:rPr>
          <w:rFonts w:ascii="Times New Roman" w:hAnsi="Times New Roman"/>
          <w:sz w:val="24"/>
          <w:szCs w:val="24"/>
        </w:rPr>
        <w:t>explained in detail with each file type).</w:t>
      </w:r>
    </w:p>
    <w:p w:rsidR="0073466D" w:rsidRDefault="0073466D">
      <w:pPr>
        <w:rPr>
          <w:rFonts w:ascii="Times New Roman" w:hAnsi="Times New Roman"/>
          <w:sz w:val="24"/>
          <w:szCs w:val="24"/>
        </w:rPr>
      </w:pPr>
    </w:p>
    <w:p w:rsidR="0073466D" w:rsidRDefault="00C56BD9">
      <w:pPr>
        <w:pStyle w:val="Ttulo2"/>
        <w:rPr>
          <w:rFonts w:ascii="Times New Roman" w:hAnsi="Times New Roman"/>
          <w:sz w:val="24"/>
          <w:szCs w:val="24"/>
        </w:rPr>
      </w:pPr>
      <w:bookmarkStart w:id="629" w:name="_Toc25392"/>
      <w:r>
        <w:rPr>
          <w:rFonts w:ascii="Times New Roman" w:hAnsi="Times New Roman"/>
          <w:sz w:val="24"/>
          <w:szCs w:val="24"/>
        </w:rPr>
        <w:t>2.3.2 Reports</w:t>
      </w:r>
      <w:bookmarkEnd w:id="629"/>
    </w:p>
    <w:p w:rsidR="0073466D" w:rsidRDefault="00C56BD9">
      <w:pPr>
        <w:rPr>
          <w:rFonts w:ascii="Times New Roman" w:hAnsi="Times New Roman"/>
          <w:sz w:val="24"/>
          <w:szCs w:val="24"/>
        </w:rPr>
      </w:pPr>
      <w:r>
        <w:rPr>
          <w:rFonts w:ascii="Times New Roman" w:hAnsi="Times New Roman"/>
          <w:sz w:val="24"/>
          <w:szCs w:val="24"/>
        </w:rPr>
        <w:t>New system will have a section for reporting. It should be able to generate reports on demand and automatically. Reports can be generated after X days periodically. Here is the list of reports:</w:t>
      </w:r>
    </w:p>
    <w:p w:rsidR="0073466D" w:rsidRDefault="0073466D">
      <w:pPr>
        <w:numPr>
          <w:ilvl w:val="0"/>
          <w:numId w:val="60"/>
        </w:numPr>
        <w:ind w:left="0" w:firstLine="360"/>
        <w:rPr>
          <w:rFonts w:ascii="Times New Roman" w:hAnsi="Times New Roman"/>
          <w:sz w:val="24"/>
          <w:szCs w:val="24"/>
        </w:rPr>
      </w:pPr>
      <w:hyperlink w:anchor="_Contracts Report:" w:history="1">
        <w:r w:rsidR="00C56BD9">
          <w:rPr>
            <w:rStyle w:val="Hipervnculovisitado"/>
            <w:rFonts w:ascii="Times New Roman" w:hAnsi="Times New Roman"/>
            <w:sz w:val="24"/>
            <w:szCs w:val="24"/>
          </w:rPr>
          <w:t>Contracts</w:t>
        </w:r>
      </w:hyperlink>
    </w:p>
    <w:p w:rsidR="0073466D" w:rsidRDefault="0073466D">
      <w:pPr>
        <w:numPr>
          <w:ilvl w:val="0"/>
          <w:numId w:val="60"/>
        </w:numPr>
        <w:ind w:left="0" w:firstLine="360"/>
        <w:rPr>
          <w:rFonts w:ascii="Times New Roman" w:hAnsi="Times New Roman"/>
          <w:sz w:val="24"/>
          <w:szCs w:val="24"/>
        </w:rPr>
      </w:pPr>
      <w:hyperlink w:anchor="_Database report:" w:history="1">
        <w:r w:rsidR="00C56BD9">
          <w:rPr>
            <w:rStyle w:val="Hipervnculovisitado"/>
            <w:rFonts w:ascii="Times New Roman" w:hAnsi="Times New Roman"/>
            <w:sz w:val="24"/>
            <w:szCs w:val="24"/>
          </w:rPr>
          <w:t>Database report</w:t>
        </w:r>
      </w:hyperlink>
    </w:p>
    <w:p w:rsidR="0073466D" w:rsidRDefault="0073466D">
      <w:pPr>
        <w:numPr>
          <w:ilvl w:val="0"/>
          <w:numId w:val="60"/>
        </w:numPr>
        <w:ind w:left="0" w:firstLine="360"/>
        <w:rPr>
          <w:rFonts w:ascii="Times New Roman" w:hAnsi="Times New Roman"/>
          <w:sz w:val="24"/>
          <w:szCs w:val="24"/>
        </w:rPr>
      </w:pPr>
      <w:hyperlink w:anchor="_Monthly MCA:" w:history="1">
        <w:r w:rsidR="00C56BD9">
          <w:rPr>
            <w:rStyle w:val="Hipervnculo"/>
            <w:rFonts w:ascii="Times New Roman" w:hAnsi="Times New Roman"/>
            <w:sz w:val="24"/>
            <w:szCs w:val="24"/>
          </w:rPr>
          <w:t>Monthly MCA</w:t>
        </w:r>
      </w:hyperlink>
    </w:p>
    <w:p w:rsidR="0073466D" w:rsidRDefault="0073466D">
      <w:pPr>
        <w:numPr>
          <w:ilvl w:val="0"/>
          <w:numId w:val="60"/>
        </w:numPr>
        <w:ind w:left="0" w:firstLine="360"/>
        <w:rPr>
          <w:rFonts w:ascii="Times New Roman" w:hAnsi="Times New Roman"/>
          <w:sz w:val="24"/>
          <w:szCs w:val="24"/>
        </w:rPr>
      </w:pPr>
      <w:hyperlink w:anchor="_Notes:" w:history="1">
        <w:r w:rsidR="00C56BD9">
          <w:rPr>
            <w:rStyle w:val="Hipervnculo"/>
            <w:rFonts w:ascii="Times New Roman" w:hAnsi="Times New Roman"/>
            <w:sz w:val="24"/>
            <w:szCs w:val="24"/>
          </w:rPr>
          <w:t>Notes</w:t>
        </w:r>
      </w:hyperlink>
    </w:p>
    <w:p w:rsidR="0073466D" w:rsidRDefault="0073466D">
      <w:pPr>
        <w:numPr>
          <w:ilvl w:val="0"/>
          <w:numId w:val="60"/>
        </w:numPr>
        <w:ind w:left="0" w:firstLine="360"/>
        <w:rPr>
          <w:rFonts w:ascii="Times New Roman" w:hAnsi="Times New Roman"/>
          <w:sz w:val="24"/>
          <w:szCs w:val="24"/>
        </w:rPr>
      </w:pPr>
      <w:hyperlink w:anchor="_Prequalifications:" w:history="1">
        <w:r w:rsidR="00C56BD9">
          <w:rPr>
            <w:rStyle w:val="Hipervnculo"/>
            <w:rFonts w:ascii="Times New Roman" w:hAnsi="Times New Roman"/>
            <w:sz w:val="24"/>
            <w:szCs w:val="24"/>
          </w:rPr>
          <w:t>Pre-qualifications</w:t>
        </w:r>
      </w:hyperlink>
    </w:p>
    <w:p w:rsidR="0073466D" w:rsidRDefault="0073466D">
      <w:pPr>
        <w:numPr>
          <w:ilvl w:val="0"/>
          <w:numId w:val="60"/>
        </w:numPr>
        <w:ind w:left="0" w:firstLine="360"/>
        <w:rPr>
          <w:rFonts w:ascii="Times New Roman" w:hAnsi="Times New Roman"/>
          <w:sz w:val="24"/>
          <w:szCs w:val="24"/>
        </w:rPr>
      </w:pPr>
      <w:hyperlink w:anchor="_Turn Analysis:" w:history="1">
        <w:r w:rsidR="00C56BD9">
          <w:rPr>
            <w:rStyle w:val="Hipervnculo"/>
            <w:rFonts w:ascii="Times New Roman" w:hAnsi="Times New Roman"/>
            <w:sz w:val="24"/>
            <w:szCs w:val="24"/>
          </w:rPr>
          <w:t>Turn Analysis</w:t>
        </w:r>
      </w:hyperlink>
    </w:p>
    <w:p w:rsidR="0073466D" w:rsidRDefault="00C56BD9">
      <w:pPr>
        <w:pStyle w:val="Ttulo2"/>
        <w:jc w:val="both"/>
        <w:rPr>
          <w:rFonts w:ascii="Times New Roman" w:hAnsi="Times New Roman"/>
          <w:sz w:val="24"/>
          <w:szCs w:val="24"/>
        </w:rPr>
      </w:pPr>
      <w:bookmarkStart w:id="630" w:name="_Toc8340"/>
      <w:bookmarkStart w:id="631" w:name="_Toc1954"/>
      <w:bookmarkStart w:id="632" w:name="_Toc1723"/>
      <w:bookmarkStart w:id="633" w:name="_Toc2426"/>
      <w:r>
        <w:rPr>
          <w:rFonts w:ascii="Times New Roman" w:hAnsi="Times New Roman"/>
          <w:sz w:val="24"/>
          <w:szCs w:val="24"/>
        </w:rPr>
        <w:lastRenderedPageBreak/>
        <w:t>2.4. Data Management</w:t>
      </w:r>
      <w:bookmarkEnd w:id="630"/>
      <w:bookmarkEnd w:id="631"/>
      <w:bookmarkEnd w:id="632"/>
      <w:bookmarkEnd w:id="633"/>
    </w:p>
    <w:p w:rsidR="0073466D" w:rsidRDefault="0073466D">
      <w:pPr>
        <w:rPr>
          <w:rFonts w:ascii="Times New Roman" w:hAnsi="Times New Roman"/>
          <w:sz w:val="24"/>
          <w:szCs w:val="24"/>
        </w:rPr>
      </w:pPr>
    </w:p>
    <w:p w:rsidR="0073466D" w:rsidRDefault="00C56BD9">
      <w:pPr>
        <w:pStyle w:val="Ttulo2"/>
        <w:jc w:val="both"/>
        <w:rPr>
          <w:rFonts w:ascii="Times New Roman" w:hAnsi="Times New Roman"/>
          <w:sz w:val="24"/>
          <w:szCs w:val="24"/>
        </w:rPr>
      </w:pPr>
      <w:bookmarkStart w:id="634" w:name="_Toc32717"/>
      <w:bookmarkStart w:id="635" w:name="_Toc31107"/>
      <w:bookmarkStart w:id="636" w:name="_Toc4625"/>
      <w:bookmarkStart w:id="637" w:name="_Toc6395"/>
      <w:r>
        <w:rPr>
          <w:rFonts w:ascii="Times New Roman" w:hAnsi="Times New Roman"/>
          <w:sz w:val="24"/>
          <w:szCs w:val="24"/>
        </w:rPr>
        <w:t>2.5. Coding Requirements</w:t>
      </w:r>
      <w:bookmarkEnd w:id="634"/>
      <w:bookmarkEnd w:id="635"/>
      <w:bookmarkEnd w:id="636"/>
      <w:bookmarkEnd w:id="637"/>
    </w:p>
    <w:p w:rsidR="0073466D" w:rsidRDefault="00C56BD9">
      <w:pPr>
        <w:pStyle w:val="Ttulo2"/>
        <w:jc w:val="center"/>
        <w:rPr>
          <w:rFonts w:ascii="Times New Roman" w:hAnsi="Times New Roman"/>
          <w:sz w:val="24"/>
          <w:szCs w:val="24"/>
        </w:rPr>
      </w:pPr>
      <w:r>
        <w:rPr>
          <w:rFonts w:ascii="Times New Roman" w:hAnsi="Times New Roman"/>
          <w:sz w:val="24"/>
          <w:szCs w:val="24"/>
        </w:rPr>
        <w:br w:type="page"/>
      </w:r>
      <w:bookmarkStart w:id="638" w:name="_Toc3984"/>
      <w:r>
        <w:rPr>
          <w:rFonts w:ascii="Times New Roman" w:hAnsi="Times New Roman"/>
          <w:sz w:val="24"/>
          <w:szCs w:val="24"/>
        </w:rPr>
        <w:lastRenderedPageBreak/>
        <w:t>Appendix</w:t>
      </w:r>
      <w:bookmarkEnd w:id="638"/>
    </w:p>
    <w:p w:rsidR="0073466D" w:rsidRDefault="00C56BD9">
      <w:pPr>
        <w:pStyle w:val="Ttulo1"/>
        <w:rPr>
          <w:rFonts w:ascii="Times New Roman" w:hAnsi="Times New Roman"/>
          <w:bCs w:val="0"/>
          <w:i/>
          <w:color w:val="auto"/>
          <w:sz w:val="24"/>
          <w:szCs w:val="24"/>
        </w:rPr>
      </w:pPr>
      <w:bookmarkStart w:id="639" w:name="_Toc128325635"/>
      <w:bookmarkStart w:id="640" w:name="_Toc30711"/>
      <w:bookmarkStart w:id="641" w:name="_Toc515081562"/>
      <w:r>
        <w:rPr>
          <w:rFonts w:ascii="Times New Roman" w:hAnsi="Times New Roman"/>
          <w:bCs w:val="0"/>
          <w:i/>
          <w:color w:val="auto"/>
          <w:sz w:val="24"/>
          <w:szCs w:val="24"/>
        </w:rPr>
        <w:t>File Detailed Format and Information</w:t>
      </w:r>
      <w:bookmarkEnd w:id="639"/>
      <w:bookmarkEnd w:id="640"/>
    </w:p>
    <w:p w:rsidR="0073466D" w:rsidRDefault="00C56BD9">
      <w:pPr>
        <w:pStyle w:val="Ttulo1"/>
        <w:rPr>
          <w:rFonts w:ascii="Times New Roman" w:hAnsi="Times New Roman"/>
          <w:bCs w:val="0"/>
          <w:i/>
          <w:color w:val="auto"/>
          <w:sz w:val="24"/>
          <w:szCs w:val="24"/>
        </w:rPr>
      </w:pPr>
      <w:bookmarkStart w:id="642" w:name="_Toc128325636"/>
      <w:bookmarkStart w:id="643" w:name="_Toc26620"/>
      <w:bookmarkStart w:id="644" w:name="_Withdrawal_Setup_File_(WSF)"/>
      <w:r>
        <w:rPr>
          <w:rFonts w:ascii="Times New Roman" w:hAnsi="Times New Roman"/>
          <w:bCs w:val="0"/>
          <w:i/>
          <w:color w:val="auto"/>
          <w:sz w:val="24"/>
          <w:szCs w:val="24"/>
        </w:rPr>
        <w:t>Withdrawal Setup File</w:t>
      </w:r>
      <w:bookmarkEnd w:id="641"/>
      <w:r>
        <w:rPr>
          <w:rFonts w:ascii="Times New Roman" w:hAnsi="Times New Roman"/>
          <w:bCs w:val="0"/>
          <w:i/>
          <w:color w:val="auto"/>
          <w:sz w:val="24"/>
          <w:szCs w:val="24"/>
        </w:rPr>
        <w:t xml:space="preserve"> (WSF)</w:t>
      </w:r>
      <w:bookmarkEnd w:id="642"/>
      <w:bookmarkEnd w:id="643"/>
    </w:p>
    <w:bookmarkEnd w:id="644"/>
    <w:p w:rsidR="0073466D" w:rsidRDefault="00C56BD9">
      <w:pPr>
        <w:pStyle w:val="Textoindependiente"/>
        <w:rPr>
          <w:rFonts w:ascii="Times New Roman" w:hAnsi="Times New Roman"/>
          <w:sz w:val="24"/>
          <w:szCs w:val="24"/>
        </w:rPr>
      </w:pPr>
      <w:r>
        <w:rPr>
          <w:rFonts w:ascii="Times New Roman" w:hAnsi="Times New Roman"/>
          <w:b/>
          <w:bCs/>
          <w:sz w:val="24"/>
          <w:szCs w:val="24"/>
        </w:rPr>
        <w:t>Extension:</w:t>
      </w:r>
      <w:r>
        <w:rPr>
          <w:rFonts w:ascii="Times New Roman" w:hAnsi="Times New Roman"/>
          <w:sz w:val="24"/>
          <w:szCs w:val="24"/>
        </w:rPr>
        <w:tab/>
        <w:t>WSF</w:t>
      </w:r>
    </w:p>
    <w:p w:rsidR="0073466D" w:rsidRDefault="00C56BD9">
      <w:pPr>
        <w:pStyle w:val="Textoindependiente"/>
        <w:rPr>
          <w:rFonts w:ascii="Times New Roman" w:hAnsi="Times New Roman"/>
          <w:sz w:val="24"/>
          <w:szCs w:val="24"/>
        </w:rPr>
      </w:pPr>
      <w:r>
        <w:rPr>
          <w:rFonts w:ascii="Times New Roman" w:hAnsi="Times New Roman"/>
          <w:b/>
          <w:bCs/>
          <w:sz w:val="24"/>
          <w:szCs w:val="24"/>
        </w:rPr>
        <w:t>Creator:</w:t>
      </w:r>
      <w:r>
        <w:rPr>
          <w:rFonts w:ascii="Times New Roman" w:hAnsi="Times New Roman"/>
          <w:sz w:val="24"/>
          <w:szCs w:val="24"/>
        </w:rPr>
        <w:tab/>
        <w:t>AdvanceMe, Inc.</w:t>
      </w:r>
    </w:p>
    <w:p w:rsidR="0073466D" w:rsidRDefault="00C56BD9">
      <w:pPr>
        <w:pStyle w:val="Textoindependiente"/>
        <w:ind w:left="1440" w:hanging="1080"/>
        <w:rPr>
          <w:rFonts w:ascii="Times New Roman" w:hAnsi="Times New Roman"/>
          <w:sz w:val="24"/>
          <w:szCs w:val="24"/>
        </w:rPr>
      </w:pPr>
      <w:r>
        <w:rPr>
          <w:rFonts w:ascii="Times New Roman" w:hAnsi="Times New Roman"/>
          <w:b/>
          <w:bCs/>
          <w:sz w:val="24"/>
          <w:szCs w:val="24"/>
        </w:rPr>
        <w:t>Purpose:</w:t>
      </w:r>
      <w:r>
        <w:rPr>
          <w:rFonts w:ascii="Times New Roman" w:hAnsi="Times New Roman"/>
          <w:sz w:val="24"/>
          <w:szCs w:val="24"/>
        </w:rPr>
        <w:tab/>
        <w:t>To notify the processor for which merchants withdraw</w:t>
      </w:r>
      <w:r>
        <w:rPr>
          <w:rFonts w:ascii="Times New Roman" w:hAnsi="Times New Roman"/>
          <w:sz w:val="24"/>
          <w:szCs w:val="24"/>
        </w:rPr>
        <w:t>als needs to start or stop. Also provides running balances at merchant level and the actual Specified Percentage rate at which withdrawals for the merchant should take place.</w:t>
      </w:r>
    </w:p>
    <w:p w:rsidR="0073466D" w:rsidRDefault="00C56BD9">
      <w:pPr>
        <w:pStyle w:val="Textoindependiente"/>
        <w:rPr>
          <w:rFonts w:ascii="Times New Roman" w:hAnsi="Times New Roman"/>
          <w:b/>
          <w:bCs/>
          <w:sz w:val="24"/>
          <w:szCs w:val="24"/>
        </w:rPr>
      </w:pPr>
      <w:r>
        <w:rPr>
          <w:rFonts w:ascii="Times New Roman" w:hAnsi="Times New Roman"/>
          <w:b/>
          <w:bCs/>
          <w:sz w:val="24"/>
          <w:szCs w:val="24"/>
        </w:rPr>
        <w:t>Header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3994"/>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Header Constant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Varchar(6)</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HEADER</w:t>
            </w:r>
          </w:p>
        </w:tc>
        <w:tc>
          <w:tcPr>
            <w:tcW w:w="12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Date that AMI processed the file. </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Varchar(9)</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Listaconvietas"/>
        <w:numPr>
          <w:ilvl w:val="0"/>
          <w:numId w:val="0"/>
        </w:numPr>
        <w:tabs>
          <w:tab w:val="clear" w:pos="360"/>
        </w:tabs>
        <w:ind w:left="720" w:hanging="360"/>
        <w:rPr>
          <w:rFonts w:ascii="Times New Roman" w:hAnsi="Times New Roman"/>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File Detailed Structure:</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3994"/>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Date </w:t>
            </w:r>
            <w:r>
              <w:rPr>
                <w:rFonts w:ascii="Times New Roman" w:hAnsi="Times New Roman"/>
                <w:sz w:val="24"/>
                <w:szCs w:val="24"/>
              </w:rPr>
              <w:t>that AMI. processed the record</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Varchar(9)</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Merchant Number</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(9)</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MerchantID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(25)</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MerchantID as </w:t>
            </w:r>
            <w:r>
              <w:rPr>
                <w:rFonts w:ascii="Times New Roman" w:hAnsi="Times New Roman"/>
                <w:sz w:val="24"/>
                <w:szCs w:val="24"/>
              </w:rPr>
              <w:t>assigned by the processor.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Balance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Total amount purchased by AMI from the Merchant. This includes Renewal contracts in process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(Specified Percentage) Rate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Percent to be withheld. A Specified Percentage of 0.0</w:t>
            </w:r>
            <w:r>
              <w:rPr>
                <w:rFonts w:ascii="Times New Roman" w:hAnsi="Times New Roman"/>
                <w:sz w:val="24"/>
                <w:szCs w:val="24"/>
              </w:rPr>
              <w:t xml:space="preserve"> indicates the Merchant has completed its contract obligations.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Trailer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28"/>
        <w:gridCol w:w="3966"/>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gridSpan w:val="2"/>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Trailer Constant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Varchar(7)</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TRAILER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that AMI processed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AMI Processor </w:t>
            </w:r>
            <w:r>
              <w:rPr>
                <w:rFonts w:ascii="Times New Roman" w:hAnsi="Times New Roman"/>
                <w:sz w:val="24"/>
                <w:szCs w:val="24"/>
              </w:rPr>
              <w:t>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(9)</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Sum of Balances</w:t>
            </w:r>
          </w:p>
        </w:tc>
        <w:tc>
          <w:tcPr>
            <w:tcW w:w="1704" w:type="dxa"/>
            <w:gridSpan w:val="2"/>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6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Total amount of Balances of unremitted purchased receivables included on the detail of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Number of Rows</w:t>
            </w:r>
          </w:p>
        </w:tc>
        <w:tc>
          <w:tcPr>
            <w:tcW w:w="1704" w:type="dxa"/>
            <w:gridSpan w:val="2"/>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Numeric(5)</w:t>
            </w:r>
          </w:p>
        </w:tc>
        <w:tc>
          <w:tcPr>
            <w:tcW w:w="396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Total number of rows </w:t>
            </w:r>
            <w:r>
              <w:rPr>
                <w:rFonts w:ascii="Times New Roman" w:hAnsi="Times New Roman"/>
                <w:sz w:val="24"/>
                <w:szCs w:val="24"/>
              </w:rPr>
              <w:t>included on the file (it does not include the header and trailer rows)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ind w:left="1170" w:hanging="810"/>
        <w:rPr>
          <w:rFonts w:ascii="Times New Roman" w:hAnsi="Times New Roman"/>
          <w:b/>
          <w:bCs/>
          <w:sz w:val="24"/>
          <w:szCs w:val="24"/>
        </w:rPr>
      </w:pPr>
    </w:p>
    <w:p w:rsidR="0073466D" w:rsidRDefault="00C56BD9">
      <w:pPr>
        <w:pStyle w:val="Textoindependiente"/>
        <w:ind w:left="1170" w:hanging="810"/>
        <w:rPr>
          <w:rFonts w:ascii="Times New Roman" w:hAnsi="Times New Roman"/>
          <w:sz w:val="24"/>
          <w:szCs w:val="24"/>
        </w:rPr>
      </w:pPr>
      <w:r>
        <w:rPr>
          <w:rFonts w:ascii="Times New Roman" w:hAnsi="Times New Roman"/>
          <w:b/>
          <w:bCs/>
          <w:sz w:val="24"/>
          <w:szCs w:val="24"/>
        </w:rPr>
        <w:t xml:space="preserve">Special Considerations: </w:t>
      </w:r>
    </w:p>
    <w:p w:rsidR="0073466D" w:rsidRDefault="00C56BD9">
      <w:pPr>
        <w:pStyle w:val="Textoindependiente"/>
        <w:numPr>
          <w:ilvl w:val="0"/>
          <w:numId w:val="61"/>
        </w:numPr>
        <w:spacing w:after="0"/>
        <w:ind w:left="1526"/>
        <w:rPr>
          <w:rFonts w:ascii="Times New Roman" w:hAnsi="Times New Roman"/>
          <w:sz w:val="24"/>
          <w:szCs w:val="24"/>
        </w:rPr>
      </w:pPr>
      <w:r>
        <w:rPr>
          <w:rFonts w:ascii="Times New Roman" w:hAnsi="Times New Roman"/>
          <w:sz w:val="24"/>
          <w:szCs w:val="24"/>
        </w:rPr>
        <w:t>As a general rule, this file will include active Merchants only.</w:t>
      </w:r>
    </w:p>
    <w:p w:rsidR="0073466D" w:rsidRDefault="00C56BD9">
      <w:pPr>
        <w:pStyle w:val="Textoindependiente"/>
        <w:numPr>
          <w:ilvl w:val="0"/>
          <w:numId w:val="61"/>
        </w:numPr>
        <w:spacing w:after="0"/>
        <w:ind w:left="1526"/>
        <w:rPr>
          <w:rFonts w:ascii="Times New Roman" w:hAnsi="Times New Roman"/>
          <w:sz w:val="24"/>
          <w:szCs w:val="24"/>
        </w:rPr>
      </w:pPr>
      <w:r>
        <w:rPr>
          <w:rFonts w:ascii="Times New Roman" w:hAnsi="Times New Roman"/>
          <w:sz w:val="24"/>
          <w:szCs w:val="24"/>
        </w:rPr>
        <w:t>The Specified Percentage rate can change on a daily basis for any given merchant</w:t>
      </w:r>
    </w:p>
    <w:p w:rsidR="0073466D" w:rsidRDefault="00C56BD9">
      <w:pPr>
        <w:pStyle w:val="Textoindependiente"/>
        <w:numPr>
          <w:ilvl w:val="0"/>
          <w:numId w:val="61"/>
        </w:numPr>
        <w:spacing w:after="0"/>
        <w:ind w:left="1526"/>
        <w:rPr>
          <w:rFonts w:ascii="Times New Roman" w:hAnsi="Times New Roman"/>
          <w:sz w:val="24"/>
          <w:szCs w:val="24"/>
        </w:rPr>
      </w:pPr>
      <w:r>
        <w:rPr>
          <w:rFonts w:ascii="Times New Roman" w:hAnsi="Times New Roman"/>
          <w:sz w:val="24"/>
          <w:szCs w:val="24"/>
        </w:rPr>
        <w:t>Bal</w:t>
      </w:r>
      <w:r>
        <w:rPr>
          <w:rFonts w:ascii="Times New Roman" w:hAnsi="Times New Roman"/>
          <w:sz w:val="24"/>
          <w:szCs w:val="24"/>
        </w:rPr>
        <w:t xml:space="preserve">ances of unremitted purchased receivables will change daily and might increase or decrease depending on new contracts being created for the merchant. </w:t>
      </w:r>
    </w:p>
    <w:p w:rsidR="0073466D" w:rsidRDefault="00C56BD9">
      <w:pPr>
        <w:pStyle w:val="Textoindependiente"/>
        <w:numPr>
          <w:ilvl w:val="0"/>
          <w:numId w:val="61"/>
        </w:numPr>
        <w:spacing w:after="0"/>
        <w:ind w:left="1526"/>
        <w:rPr>
          <w:rFonts w:ascii="Times New Roman" w:hAnsi="Times New Roman"/>
          <w:sz w:val="24"/>
          <w:szCs w:val="24"/>
        </w:rPr>
      </w:pPr>
      <w:r>
        <w:rPr>
          <w:rFonts w:ascii="Times New Roman" w:hAnsi="Times New Roman"/>
          <w:sz w:val="24"/>
          <w:szCs w:val="24"/>
        </w:rPr>
        <w:t xml:space="preserve">If a Merchant has completely satisfied its contract obligations, the day the balance </w:t>
      </w:r>
      <w:r>
        <w:rPr>
          <w:rFonts w:ascii="Times New Roman" w:hAnsi="Times New Roman"/>
          <w:sz w:val="24"/>
          <w:szCs w:val="24"/>
        </w:rPr>
        <w:lastRenderedPageBreak/>
        <w:t xml:space="preserve">of unremitted </w:t>
      </w:r>
      <w:r>
        <w:rPr>
          <w:rFonts w:ascii="Times New Roman" w:hAnsi="Times New Roman"/>
          <w:sz w:val="24"/>
          <w:szCs w:val="24"/>
        </w:rPr>
        <w:t>purchased receivables becomes $0, a record will be sent on this file, with the Balance of unremitted purchased receivables in 0 and the Specified Percentage Rate in 0 to indicate so. Subsequent files will no longer include that merchant until new contracts</w:t>
      </w:r>
      <w:r>
        <w:rPr>
          <w:rFonts w:ascii="Times New Roman" w:hAnsi="Times New Roman"/>
          <w:sz w:val="24"/>
          <w:szCs w:val="24"/>
        </w:rPr>
        <w:t xml:space="preserve"> are issued.</w:t>
      </w:r>
    </w:p>
    <w:p w:rsidR="0073466D" w:rsidRDefault="00C56BD9">
      <w:pPr>
        <w:pStyle w:val="Textoindependiente"/>
        <w:numPr>
          <w:ilvl w:val="0"/>
          <w:numId w:val="61"/>
        </w:numPr>
        <w:spacing w:after="0"/>
        <w:ind w:left="1526"/>
        <w:rPr>
          <w:rFonts w:ascii="Times New Roman" w:hAnsi="Times New Roman"/>
          <w:sz w:val="24"/>
          <w:szCs w:val="24"/>
        </w:rPr>
      </w:pPr>
      <w:r>
        <w:rPr>
          <w:rFonts w:ascii="Times New Roman" w:hAnsi="Times New Roman"/>
          <w:sz w:val="24"/>
          <w:szCs w:val="24"/>
        </w:rPr>
        <w:t>New Merchants could be added to this file daily.</w:t>
      </w:r>
    </w:p>
    <w:p w:rsidR="0073466D" w:rsidRDefault="00C56BD9">
      <w:pPr>
        <w:pStyle w:val="Textoindependiente"/>
        <w:numPr>
          <w:ilvl w:val="0"/>
          <w:numId w:val="61"/>
        </w:numPr>
        <w:spacing w:after="0"/>
        <w:ind w:left="1526"/>
        <w:rPr>
          <w:rFonts w:ascii="Times New Roman" w:hAnsi="Times New Roman"/>
          <w:sz w:val="24"/>
          <w:szCs w:val="24"/>
        </w:rPr>
      </w:pPr>
      <w:r>
        <w:rPr>
          <w:rFonts w:ascii="Times New Roman" w:hAnsi="Times New Roman"/>
          <w:sz w:val="24"/>
          <w:szCs w:val="24"/>
        </w:rPr>
        <w:t>If Avanzame does not submit a file, the processor should revert to the last received file.</w:t>
      </w:r>
    </w:p>
    <w:p w:rsidR="0073466D" w:rsidRDefault="00C56BD9">
      <w:pPr>
        <w:pStyle w:val="Textoindependiente"/>
        <w:rPr>
          <w:rFonts w:ascii="Times New Roman" w:hAnsi="Times New Roman"/>
          <w:b/>
          <w:bCs/>
          <w:sz w:val="24"/>
          <w:szCs w:val="24"/>
        </w:rPr>
      </w:pPr>
      <w:r>
        <w:rPr>
          <w:rFonts w:ascii="Times New Roman" w:hAnsi="Times New Roman"/>
          <w:b/>
          <w:bCs/>
          <w:sz w:val="24"/>
          <w:szCs w:val="24"/>
        </w:rPr>
        <w:t xml:space="preserve">Example: </w:t>
      </w:r>
    </w:p>
    <w:p w:rsidR="0073466D" w:rsidRDefault="00C56BD9">
      <w:pPr>
        <w:pStyle w:val="Textoindependiente"/>
        <w:rPr>
          <w:rFonts w:ascii="Times New Roman" w:hAnsi="Times New Roman"/>
          <w:sz w:val="24"/>
          <w:szCs w:val="24"/>
        </w:rPr>
      </w:pPr>
      <w:r>
        <w:rPr>
          <w:rFonts w:ascii="Times New Roman" w:hAnsi="Times New Roman"/>
          <w:sz w:val="24"/>
          <w:szCs w:val="24"/>
        </w:rPr>
        <w:t>For this example we could consider the merchant pool of “Processor StarFleet” (processor init</w:t>
      </w:r>
      <w:r>
        <w:rPr>
          <w:rFonts w:ascii="Times New Roman" w:hAnsi="Times New Roman"/>
          <w:sz w:val="24"/>
          <w:szCs w:val="24"/>
        </w:rPr>
        <w:t>ials “ST” and AMI Processor code 777).  Let’s say this processor has the following Merchant Agreements: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2"/>
        <w:gridCol w:w="2208"/>
        <w:gridCol w:w="2208"/>
        <w:gridCol w:w="2208"/>
      </w:tblGrid>
      <w:tr w:rsidR="0073466D">
        <w:tblPrEx>
          <w:tblCellMar>
            <w:top w:w="0" w:type="dxa"/>
            <w:bottom w:w="0" w:type="dxa"/>
          </w:tblCellMar>
        </w:tblPrEx>
        <w:trPr>
          <w:trHeight w:val="499"/>
        </w:trPr>
        <w:tc>
          <w:tcPr>
            <w:tcW w:w="2232"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Item</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1</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2</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3</w:t>
            </w:r>
          </w:p>
        </w:tc>
      </w:tr>
      <w:tr w:rsidR="0073466D">
        <w:tblPrEx>
          <w:tblCellMar>
            <w:top w:w="0" w:type="dxa"/>
            <w:bottom w:w="0" w:type="dxa"/>
          </w:tblCellMar>
        </w:tblPrEx>
        <w:trPr>
          <w:trHeight w:val="499"/>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Merchant Number</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4547</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4546</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14456</w:t>
            </w:r>
          </w:p>
        </w:tc>
      </w:tr>
      <w:tr w:rsidR="0073466D">
        <w:tblPrEx>
          <w:tblCellMar>
            <w:top w:w="0" w:type="dxa"/>
            <w:bottom w:w="0" w:type="dxa"/>
          </w:tblCellMar>
        </w:tblPrEx>
        <w:trPr>
          <w:trHeight w:val="484"/>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1277387016252999</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1277387016252888</w:t>
            </w:r>
          </w:p>
        </w:tc>
      </w:tr>
      <w:tr w:rsidR="0073466D">
        <w:tblPrEx>
          <w:tblCellMar>
            <w:top w:w="0" w:type="dxa"/>
            <w:bottom w:w="0" w:type="dxa"/>
          </w:tblCellMar>
        </w:tblPrEx>
        <w:trPr>
          <w:trHeight w:val="514"/>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Balance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$10799.61</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$0</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$4154.98</w:t>
            </w:r>
          </w:p>
        </w:tc>
      </w:tr>
      <w:tr w:rsidR="0073466D">
        <w:tblPrEx>
          <w:tblCellMar>
            <w:top w:w="0" w:type="dxa"/>
            <w:bottom w:w="0" w:type="dxa"/>
          </w:tblCellMar>
        </w:tblPrEx>
        <w:trPr>
          <w:trHeight w:val="150"/>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(Specified Percentage) Rate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24%</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15%</w:t>
            </w:r>
          </w:p>
        </w:tc>
      </w:tr>
      <w:tr w:rsidR="0073466D">
        <w:tblPrEx>
          <w:tblCellMar>
            <w:top w:w="0" w:type="dxa"/>
            <w:bottom w:w="0" w:type="dxa"/>
          </w:tblCellMar>
        </w:tblPrEx>
        <w:trPr>
          <w:trHeight w:val="150"/>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Observations</w:t>
            </w:r>
          </w:p>
        </w:tc>
        <w:tc>
          <w:tcPr>
            <w:tcW w:w="2208" w:type="dxa"/>
          </w:tcPr>
          <w:p w:rsidR="0073466D" w:rsidRDefault="0073466D">
            <w:pPr>
              <w:pStyle w:val="Textoindependiente"/>
              <w:spacing w:after="120"/>
              <w:ind w:firstLine="142"/>
              <w:jc w:val="center"/>
              <w:rPr>
                <w:rFonts w:ascii="Times New Roman" w:hAnsi="Times New Roman"/>
                <w:sz w:val="24"/>
                <w:szCs w:val="24"/>
              </w:rPr>
            </w:pP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This merchant just satisfied all of its obligations under its agreement and there are no other contracts, or the merchant doesn’t belong to an affiliation that has </w:t>
            </w:r>
            <w:r>
              <w:rPr>
                <w:rFonts w:ascii="Times New Roman" w:hAnsi="Times New Roman"/>
                <w:sz w:val="24"/>
                <w:szCs w:val="24"/>
              </w:rPr>
              <w:t>outstanding balances of unremitted purchased receivables.</w:t>
            </w:r>
          </w:p>
        </w:tc>
        <w:tc>
          <w:tcPr>
            <w:tcW w:w="2208" w:type="dxa"/>
          </w:tcPr>
          <w:p w:rsidR="0073466D" w:rsidRDefault="0073466D">
            <w:pPr>
              <w:pStyle w:val="Textoindependiente"/>
              <w:spacing w:after="120"/>
              <w:ind w:firstLine="142"/>
              <w:jc w:val="center"/>
              <w:rPr>
                <w:rFonts w:ascii="Times New Roman" w:hAnsi="Times New Roman"/>
                <w:sz w:val="24"/>
                <w:szCs w:val="24"/>
              </w:rPr>
            </w:pPr>
          </w:p>
        </w:tc>
      </w:tr>
    </w:tbl>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sz w:val="24"/>
          <w:szCs w:val="24"/>
        </w:rPr>
      </w:pPr>
      <w:r>
        <w:rPr>
          <w:rFonts w:ascii="Times New Roman" w:hAnsi="Times New Roman"/>
          <w:sz w:val="24"/>
          <w:szCs w:val="24"/>
        </w:rPr>
        <w:t>For this example, the processing date would be June 18</w:t>
      </w:r>
      <w:r>
        <w:rPr>
          <w:rFonts w:ascii="Times New Roman" w:hAnsi="Times New Roman"/>
          <w:sz w:val="24"/>
          <w:szCs w:val="24"/>
          <w:vertAlign w:val="superscript"/>
        </w:rPr>
        <w:t>th</w:t>
      </w:r>
      <w:r>
        <w:rPr>
          <w:rFonts w:ascii="Times New Roman" w:hAnsi="Times New Roman"/>
          <w:sz w:val="24"/>
          <w:szCs w:val="24"/>
        </w:rPr>
        <w:t xml:space="preserve">, 2005.  This would mean that AMI </w:t>
      </w:r>
      <w:r>
        <w:rPr>
          <w:rFonts w:ascii="Times New Roman" w:hAnsi="Times New Roman"/>
          <w:sz w:val="24"/>
          <w:szCs w:val="24"/>
        </w:rPr>
        <w:lastRenderedPageBreak/>
        <w:t>would create a file called ST050618.WSF, and would have the following data:</w:t>
      </w:r>
    </w:p>
    <w:p w:rsidR="0073466D" w:rsidRDefault="0073466D">
      <w:pPr>
        <w:pStyle w:val="Textoindependiente"/>
        <w:rPr>
          <w:rFonts w:ascii="Times New Roman" w:hAnsi="Times New Roman"/>
          <w:sz w:val="24"/>
          <w:szCs w:val="24"/>
        </w:rPr>
      </w:pPr>
      <w:r w:rsidRPr="0073466D">
        <w:rPr>
          <w:rFonts w:ascii="Times New Roman" w:eastAsia="Times New Roman" w:hAnsi="Times New Roman"/>
          <w:sz w:val="24"/>
          <w:szCs w:val="24"/>
        </w:rPr>
        <w:pict>
          <v:line id="_x0000_s1100" style="position:absolute;left:0;text-align:left;flip:y;z-index:251696128" from="132.55pt,54pt" to="235.4pt,147.5pt" o:preferrelative="t">
            <v:stroke endarrow="block" miterlimit="2"/>
          </v:line>
        </w:pict>
      </w:r>
      <w:r w:rsidR="002671F4">
        <w:rPr>
          <w:rFonts w:ascii="Times New Roman" w:eastAsia="Times New Roman" w:hAnsi="Times New Roman"/>
          <w:noProof/>
          <w:sz w:val="24"/>
          <w:szCs w:val="24"/>
        </w:rPr>
        <w:drawing>
          <wp:inline distT="0" distB="0" distL="0" distR="0">
            <wp:extent cx="4348480" cy="1520190"/>
            <wp:effectExtent l="19050" t="0" r="0" b="0"/>
            <wp:docPr id="40" name="Picture Fram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8"/>
                    <pic:cNvPicPr>
                      <a:picLocks noChangeAspect="1" noChangeArrowheads="1"/>
                    </pic:cNvPicPr>
                  </pic:nvPicPr>
                  <pic:blipFill>
                    <a:blip r:embed="rId46"/>
                    <a:srcRect/>
                    <a:stretch>
                      <a:fillRect/>
                    </a:stretch>
                  </pic:blipFill>
                  <pic:spPr bwMode="auto">
                    <a:xfrm>
                      <a:off x="0" y="0"/>
                      <a:ext cx="4348480" cy="1520190"/>
                    </a:xfrm>
                    <a:prstGeom prst="rect">
                      <a:avLst/>
                    </a:prstGeom>
                    <a:noFill/>
                    <a:ln w="9525">
                      <a:noFill/>
                      <a:miter lim="800000"/>
                      <a:headEnd/>
                      <a:tailEnd/>
                    </a:ln>
                  </pic:spPr>
                </pic:pic>
              </a:graphicData>
            </a:graphic>
          </wp:inline>
        </w:drawing>
      </w:r>
    </w:p>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sz w:val="24"/>
          <w:szCs w:val="24"/>
        </w:rPr>
      </w:pPr>
      <w:r>
        <w:rPr>
          <w:rFonts w:ascii="Times New Roman" w:hAnsi="Times New Roman"/>
          <w:sz w:val="24"/>
          <w:szCs w:val="24"/>
        </w:rPr>
        <w:t>Please note the "zero rec</w:t>
      </w:r>
      <w:r>
        <w:rPr>
          <w:rFonts w:ascii="Times New Roman" w:hAnsi="Times New Roman"/>
          <w:sz w:val="24"/>
          <w:szCs w:val="24"/>
        </w:rPr>
        <w:t>ord" (zero Balance of unremitted purchased receivables, zero Specified Percentage Rate) for merchant 4546 as an indication that Specified Percentage rates must stop on that merchant.</w:t>
      </w:r>
    </w:p>
    <w:p w:rsidR="0073466D" w:rsidRDefault="0073466D">
      <w:pPr>
        <w:pStyle w:val="Ttulo2"/>
        <w:rPr>
          <w:rFonts w:ascii="Times New Roman" w:hAnsi="Times New Roman"/>
          <w:bCs/>
          <w:i w:val="0"/>
          <w:sz w:val="24"/>
          <w:szCs w:val="24"/>
        </w:rPr>
      </w:pPr>
      <w:bookmarkStart w:id="645" w:name="_Toc107127299"/>
      <w:bookmarkStart w:id="646" w:name="_Toc128325637"/>
      <w:bookmarkStart w:id="647" w:name="_Toc71955488"/>
      <w:bookmarkStart w:id="648" w:name="_Toc515081561"/>
      <w:bookmarkStart w:id="649" w:name="_Toc532633036"/>
      <w:bookmarkStart w:id="650" w:name="_Toc10609794"/>
    </w:p>
    <w:p w:rsidR="0073466D" w:rsidRDefault="00C56BD9">
      <w:pPr>
        <w:pStyle w:val="Ttulo2"/>
        <w:rPr>
          <w:rFonts w:ascii="Times New Roman" w:hAnsi="Times New Roman"/>
          <w:sz w:val="24"/>
          <w:szCs w:val="24"/>
        </w:rPr>
      </w:pPr>
      <w:bookmarkStart w:id="651" w:name="_Toc13106"/>
      <w:bookmarkStart w:id="652" w:name="_Contract_Overview_File_(cof)"/>
      <w:r>
        <w:rPr>
          <w:rFonts w:ascii="Times New Roman" w:hAnsi="Times New Roman"/>
          <w:sz w:val="24"/>
          <w:szCs w:val="24"/>
        </w:rPr>
        <w:t>Contract Overview File (cof)</w:t>
      </w:r>
      <w:bookmarkEnd w:id="645"/>
      <w:bookmarkEnd w:id="646"/>
      <w:bookmarkEnd w:id="651"/>
    </w:p>
    <w:bookmarkEnd w:id="652"/>
    <w:p w:rsidR="0073466D" w:rsidRDefault="00C56BD9">
      <w:pPr>
        <w:pStyle w:val="Textoindependiente"/>
        <w:rPr>
          <w:rFonts w:ascii="Times New Roman" w:hAnsi="Times New Roman"/>
          <w:sz w:val="24"/>
          <w:szCs w:val="24"/>
        </w:rPr>
      </w:pPr>
      <w:r>
        <w:rPr>
          <w:rFonts w:ascii="Times New Roman" w:hAnsi="Times New Roman"/>
          <w:b/>
          <w:bCs/>
          <w:sz w:val="24"/>
          <w:szCs w:val="24"/>
        </w:rPr>
        <w:t>Extension:</w:t>
      </w:r>
      <w:r>
        <w:rPr>
          <w:rFonts w:ascii="Times New Roman" w:hAnsi="Times New Roman"/>
          <w:sz w:val="24"/>
          <w:szCs w:val="24"/>
        </w:rPr>
        <w:tab/>
        <w:t>COF</w:t>
      </w:r>
    </w:p>
    <w:p w:rsidR="0073466D" w:rsidRDefault="00C56BD9">
      <w:pPr>
        <w:pStyle w:val="Textoindependiente"/>
        <w:rPr>
          <w:rFonts w:ascii="Times New Roman" w:hAnsi="Times New Roman"/>
          <w:sz w:val="24"/>
          <w:szCs w:val="24"/>
        </w:rPr>
      </w:pPr>
      <w:r>
        <w:rPr>
          <w:rFonts w:ascii="Times New Roman" w:hAnsi="Times New Roman"/>
          <w:b/>
          <w:bCs/>
          <w:sz w:val="24"/>
          <w:szCs w:val="24"/>
        </w:rPr>
        <w:t>Creator:</w:t>
      </w:r>
      <w:r>
        <w:rPr>
          <w:rFonts w:ascii="Times New Roman" w:hAnsi="Times New Roman"/>
          <w:sz w:val="24"/>
          <w:szCs w:val="24"/>
        </w:rPr>
        <w:tab/>
        <w:t>AdvanceMe, Inc.</w:t>
      </w:r>
    </w:p>
    <w:p w:rsidR="0073466D" w:rsidRDefault="00C56BD9">
      <w:pPr>
        <w:pStyle w:val="Textoindependiente"/>
        <w:ind w:left="1440" w:hanging="1080"/>
        <w:rPr>
          <w:rFonts w:ascii="Times New Roman" w:hAnsi="Times New Roman"/>
          <w:sz w:val="24"/>
          <w:szCs w:val="24"/>
        </w:rPr>
      </w:pPr>
      <w:r>
        <w:rPr>
          <w:rFonts w:ascii="Times New Roman" w:hAnsi="Times New Roman"/>
          <w:b/>
          <w:bCs/>
          <w:sz w:val="24"/>
          <w:szCs w:val="24"/>
        </w:rPr>
        <w:t>Purpose:</w:t>
      </w:r>
      <w:r>
        <w:rPr>
          <w:rFonts w:ascii="Times New Roman" w:hAnsi="Times New Roman"/>
          <w:sz w:val="24"/>
          <w:szCs w:val="24"/>
        </w:rPr>
        <w:tab/>
        <w:t>To notify the processor of running balances for individual contracts signed with AMI Merchants.</w:t>
      </w:r>
    </w:p>
    <w:p w:rsidR="0073466D" w:rsidRDefault="00C56BD9">
      <w:pPr>
        <w:pStyle w:val="Textoindependiente"/>
        <w:rPr>
          <w:rFonts w:ascii="Times New Roman" w:hAnsi="Times New Roman"/>
          <w:b/>
          <w:bCs/>
          <w:sz w:val="24"/>
          <w:szCs w:val="24"/>
        </w:rPr>
      </w:pPr>
      <w:r>
        <w:rPr>
          <w:rFonts w:ascii="Times New Roman" w:hAnsi="Times New Roman"/>
          <w:b/>
          <w:bCs/>
          <w:sz w:val="24"/>
          <w:szCs w:val="24"/>
        </w:rPr>
        <w:t>Header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3994"/>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Header Constant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Varchar(6)</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HEADER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that AMI processed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(9)</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spacing w:after="0"/>
        <w:rPr>
          <w:rFonts w:ascii="Times New Roman" w:hAnsi="Times New Roman"/>
          <w:b/>
          <w:bCs/>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File Detailed Structure:</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6"/>
        <w:gridCol w:w="1676"/>
        <w:gridCol w:w="4138"/>
        <w:gridCol w:w="1276"/>
      </w:tblGrid>
      <w:tr w:rsidR="0073466D">
        <w:tblPrEx>
          <w:tblCellMar>
            <w:top w:w="0" w:type="dxa"/>
            <w:bottom w:w="0" w:type="dxa"/>
          </w:tblCellMar>
        </w:tblPrEx>
        <w:tc>
          <w:tcPr>
            <w:tcW w:w="176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4138"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rPr>
                <w:rFonts w:ascii="Times New Roman" w:hAnsi="Times New Roman"/>
                <w:sz w:val="24"/>
                <w:szCs w:val="24"/>
              </w:rPr>
            </w:pP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AMI </w:t>
            </w:r>
            <w:r>
              <w:rPr>
                <w:rFonts w:ascii="Times New Roman" w:hAnsi="Times New Roman"/>
                <w:sz w:val="24"/>
                <w:szCs w:val="24"/>
              </w:rPr>
              <w:lastRenderedPageBreak/>
              <w:t>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Varchar(8)</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that AMI  processed the record</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w:t>
            </w:r>
            <w:r>
              <w:rPr>
                <w:rFonts w:ascii="Times New Roman" w:hAnsi="Times New Roman"/>
                <w:sz w:val="24"/>
                <w:szCs w:val="24"/>
              </w:rPr>
              <w:lastRenderedPageBreak/>
              <w:t>ed</w:t>
            </w: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Varchar(9)</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Merchant Number</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Varchar(9)</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MerchantID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Varchar(25)</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MerchantID as assigned by the processor.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Contract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Contract Number </w:t>
            </w:r>
            <w:r>
              <w:rPr>
                <w:rFonts w:ascii="Times New Roman" w:hAnsi="Times New Roman"/>
                <w:sz w:val="24"/>
                <w:szCs w:val="24"/>
              </w:rPr>
              <w:t>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Balance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Total amount purchased by AMI from the Merchant. This includes Renewal contracts in process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(Specified Percentage) Rate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Percent to be withheld. A Percentage of 0.0 indicates the</w:t>
            </w:r>
            <w:r>
              <w:rPr>
                <w:rFonts w:ascii="Times New Roman" w:hAnsi="Times New Roman"/>
                <w:sz w:val="24"/>
                <w:szCs w:val="24"/>
              </w:rPr>
              <w:t xml:space="preserve"> Merchant has completed its contract obligations.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FundedFlag</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Varchar(1)</w:t>
            </w:r>
          </w:p>
        </w:tc>
        <w:tc>
          <w:tcPr>
            <w:tcW w:w="4138"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Indicates whether the contract has already been funded by AMI turning it into an Active Contract</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Trailer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28"/>
        <w:gridCol w:w="3966"/>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gridSpan w:val="2"/>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Trailer Constant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Varchar(7)</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TRAILER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that AMI processed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(9)</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Sum of Balances</w:t>
            </w:r>
          </w:p>
        </w:tc>
        <w:tc>
          <w:tcPr>
            <w:tcW w:w="1704" w:type="dxa"/>
            <w:gridSpan w:val="2"/>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6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Total amount of Balances of unremitted </w:t>
            </w:r>
            <w:r>
              <w:rPr>
                <w:rFonts w:ascii="Times New Roman" w:hAnsi="Times New Roman"/>
                <w:sz w:val="24"/>
                <w:szCs w:val="24"/>
              </w:rPr>
              <w:t>purchased receivables included on the detail of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Number of Rows</w:t>
            </w:r>
          </w:p>
        </w:tc>
        <w:tc>
          <w:tcPr>
            <w:tcW w:w="1704" w:type="dxa"/>
            <w:gridSpan w:val="2"/>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Numeric(5)</w:t>
            </w:r>
          </w:p>
        </w:tc>
        <w:tc>
          <w:tcPr>
            <w:tcW w:w="396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Total number of rows included on the file (it does not include the header and trailer rows)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ind w:left="1170" w:hanging="810"/>
        <w:rPr>
          <w:rFonts w:ascii="Times New Roman" w:hAnsi="Times New Roman"/>
          <w:b/>
          <w:bCs/>
          <w:sz w:val="24"/>
          <w:szCs w:val="24"/>
        </w:rPr>
      </w:pPr>
    </w:p>
    <w:p w:rsidR="0073466D" w:rsidRDefault="00C56BD9">
      <w:pPr>
        <w:pStyle w:val="Textoindependiente"/>
        <w:ind w:left="1170" w:hanging="810"/>
        <w:rPr>
          <w:rFonts w:ascii="Times New Roman" w:hAnsi="Times New Roman"/>
          <w:sz w:val="24"/>
          <w:szCs w:val="24"/>
        </w:rPr>
      </w:pPr>
      <w:r>
        <w:rPr>
          <w:rFonts w:ascii="Times New Roman" w:hAnsi="Times New Roman"/>
          <w:b/>
          <w:bCs/>
          <w:sz w:val="24"/>
          <w:szCs w:val="24"/>
        </w:rPr>
        <w:t xml:space="preserve">Special Considerations: </w:t>
      </w:r>
    </w:p>
    <w:p w:rsidR="0073466D" w:rsidRDefault="00C56BD9">
      <w:pPr>
        <w:pStyle w:val="Textoindependiente"/>
        <w:numPr>
          <w:ilvl w:val="0"/>
          <w:numId w:val="62"/>
        </w:numPr>
        <w:spacing w:after="0"/>
        <w:rPr>
          <w:rFonts w:ascii="Times New Roman" w:hAnsi="Times New Roman"/>
          <w:sz w:val="24"/>
          <w:szCs w:val="24"/>
        </w:rPr>
      </w:pPr>
      <w:r>
        <w:rPr>
          <w:rFonts w:ascii="Times New Roman" w:hAnsi="Times New Roman"/>
          <w:sz w:val="24"/>
          <w:szCs w:val="24"/>
        </w:rPr>
        <w:t xml:space="preserve">As a general rule, this file is to include Funded Contracts and those in process of being funded (passed approval review for new contracts and all for renewal contracts). </w:t>
      </w:r>
    </w:p>
    <w:p w:rsidR="0073466D" w:rsidRDefault="00C56BD9">
      <w:pPr>
        <w:pStyle w:val="Textoindependiente"/>
        <w:numPr>
          <w:ilvl w:val="0"/>
          <w:numId w:val="62"/>
        </w:numPr>
        <w:spacing w:after="0"/>
        <w:rPr>
          <w:rFonts w:ascii="Times New Roman" w:hAnsi="Times New Roman"/>
          <w:sz w:val="24"/>
          <w:szCs w:val="24"/>
        </w:rPr>
      </w:pPr>
      <w:r>
        <w:rPr>
          <w:rFonts w:ascii="Times New Roman" w:hAnsi="Times New Roman"/>
          <w:sz w:val="24"/>
          <w:szCs w:val="24"/>
        </w:rPr>
        <w:t>If a Contract is completely closed out, the day the balance becomes $0, a record wil</w:t>
      </w:r>
      <w:r>
        <w:rPr>
          <w:rFonts w:ascii="Times New Roman" w:hAnsi="Times New Roman"/>
          <w:sz w:val="24"/>
          <w:szCs w:val="24"/>
        </w:rPr>
        <w:t>l be sent on this file, with the Balance in 0 and the (Specified Percentage) Rate in 0 to indicate so. Subsequent files will no longer include that contract.</w:t>
      </w:r>
    </w:p>
    <w:p w:rsidR="0073466D" w:rsidRDefault="00C56BD9">
      <w:pPr>
        <w:pStyle w:val="Textoindependiente"/>
        <w:numPr>
          <w:ilvl w:val="0"/>
          <w:numId w:val="62"/>
        </w:numPr>
        <w:spacing w:after="0"/>
        <w:rPr>
          <w:rFonts w:ascii="Times New Roman" w:hAnsi="Times New Roman"/>
          <w:sz w:val="24"/>
          <w:szCs w:val="24"/>
        </w:rPr>
      </w:pPr>
      <w:r>
        <w:rPr>
          <w:rFonts w:ascii="Times New Roman" w:hAnsi="Times New Roman"/>
          <w:sz w:val="24"/>
          <w:szCs w:val="24"/>
        </w:rPr>
        <w:t>Contracts might go in and out of this file if they are newly created or canceled/declined.</w:t>
      </w:r>
    </w:p>
    <w:p w:rsidR="0073466D" w:rsidRDefault="0073466D">
      <w:pPr>
        <w:pStyle w:val="Textoindependiente"/>
        <w:ind w:left="1170" w:hanging="810"/>
        <w:rPr>
          <w:rFonts w:ascii="Times New Roman" w:hAnsi="Times New Roman"/>
          <w:b/>
          <w:bCs/>
          <w:sz w:val="24"/>
          <w:szCs w:val="24"/>
        </w:rPr>
      </w:pPr>
    </w:p>
    <w:p w:rsidR="0073466D" w:rsidRDefault="0073466D">
      <w:pPr>
        <w:pStyle w:val="Textoindependiente"/>
        <w:ind w:left="810" w:hanging="810"/>
        <w:rPr>
          <w:rFonts w:ascii="Times New Roman" w:hAnsi="Times New Roman"/>
          <w:b/>
          <w:bCs/>
          <w:sz w:val="24"/>
          <w:szCs w:val="24"/>
        </w:rPr>
      </w:pPr>
    </w:p>
    <w:p w:rsidR="0073466D" w:rsidRDefault="00C56BD9">
      <w:pPr>
        <w:pStyle w:val="Textoindependiente"/>
        <w:ind w:left="810" w:hanging="810"/>
        <w:rPr>
          <w:rFonts w:ascii="Times New Roman" w:hAnsi="Times New Roman"/>
          <w:b/>
          <w:bCs/>
          <w:sz w:val="24"/>
          <w:szCs w:val="24"/>
        </w:rPr>
      </w:pPr>
      <w:r>
        <w:rPr>
          <w:rFonts w:ascii="Times New Roman" w:hAnsi="Times New Roman"/>
          <w:b/>
          <w:bCs/>
          <w:sz w:val="24"/>
          <w:szCs w:val="24"/>
        </w:rPr>
        <w:t xml:space="preserve">Example: </w:t>
      </w:r>
    </w:p>
    <w:p w:rsidR="0073466D" w:rsidRDefault="00C56BD9">
      <w:pPr>
        <w:pStyle w:val="Textoindependiente"/>
        <w:rPr>
          <w:rFonts w:ascii="Times New Roman" w:hAnsi="Times New Roman"/>
          <w:sz w:val="24"/>
          <w:szCs w:val="24"/>
        </w:rPr>
      </w:pPr>
      <w:r>
        <w:rPr>
          <w:rFonts w:ascii="Times New Roman" w:hAnsi="Times New Roman"/>
          <w:sz w:val="24"/>
          <w:szCs w:val="24"/>
        </w:rPr>
        <w:t>For this example we could consider the merchant pool of “Processor StarFleet” (processor initials “ST” and AMI Processor code 777).  Let’s say this processor has the following Merchant Agreements:</w:t>
      </w: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2"/>
        <w:gridCol w:w="2208"/>
        <w:gridCol w:w="2208"/>
        <w:gridCol w:w="2208"/>
      </w:tblGrid>
      <w:tr w:rsidR="0073466D">
        <w:tblPrEx>
          <w:tblCellMar>
            <w:top w:w="0" w:type="dxa"/>
            <w:bottom w:w="0" w:type="dxa"/>
          </w:tblCellMar>
        </w:tblPrEx>
        <w:trPr>
          <w:trHeight w:val="499"/>
          <w:jc w:val="center"/>
        </w:trPr>
        <w:tc>
          <w:tcPr>
            <w:tcW w:w="2232" w:type="dxa"/>
          </w:tcPr>
          <w:p w:rsidR="0073466D" w:rsidRDefault="0073466D">
            <w:pPr>
              <w:pStyle w:val="Textoindependiente"/>
              <w:ind w:firstLine="144"/>
              <w:jc w:val="center"/>
              <w:rPr>
                <w:rFonts w:ascii="Times New Roman" w:hAnsi="Times New Roman"/>
                <w:b/>
                <w:sz w:val="24"/>
                <w:szCs w:val="24"/>
              </w:rPr>
            </w:pP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1</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2</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3</w:t>
            </w:r>
          </w:p>
        </w:tc>
      </w:tr>
      <w:tr w:rsidR="0073466D">
        <w:tblPrEx>
          <w:tblCellMar>
            <w:top w:w="0" w:type="dxa"/>
            <w:bottom w:w="0" w:type="dxa"/>
          </w:tblCellMar>
        </w:tblPrEx>
        <w:trPr>
          <w:trHeight w:val="499"/>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Merchant Number</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4547</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4546</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14456</w:t>
            </w:r>
          </w:p>
        </w:tc>
      </w:tr>
      <w:tr w:rsidR="0073466D">
        <w:tblPrEx>
          <w:tblCellMar>
            <w:top w:w="0" w:type="dxa"/>
            <w:bottom w:w="0" w:type="dxa"/>
          </w:tblCellMar>
        </w:tblPrEx>
        <w:trPr>
          <w:trHeight w:val="484"/>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1277387016252999</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1277387016252888</w:t>
            </w:r>
          </w:p>
        </w:tc>
      </w:tr>
      <w:tr w:rsidR="0073466D">
        <w:tblPrEx>
          <w:tblCellMar>
            <w:top w:w="0" w:type="dxa"/>
            <w:bottom w:w="0" w:type="dxa"/>
          </w:tblCellMar>
        </w:tblPrEx>
        <w:trPr>
          <w:trHeight w:val="514"/>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Balance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$10799.61</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$0</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$4154.98</w:t>
            </w:r>
          </w:p>
        </w:tc>
      </w:tr>
      <w:tr w:rsidR="0073466D">
        <w:tblPrEx>
          <w:tblCellMar>
            <w:top w:w="0" w:type="dxa"/>
            <w:bottom w:w="0" w:type="dxa"/>
          </w:tblCellMar>
        </w:tblPrEx>
        <w:trPr>
          <w:trHeight w:val="150"/>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(Specified Percentage) Rate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24%</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15%</w:t>
            </w:r>
          </w:p>
        </w:tc>
      </w:tr>
      <w:tr w:rsidR="0073466D">
        <w:tblPrEx>
          <w:tblCellMar>
            <w:top w:w="0" w:type="dxa"/>
            <w:bottom w:w="0" w:type="dxa"/>
          </w:tblCellMar>
        </w:tblPrEx>
        <w:trPr>
          <w:trHeight w:val="150"/>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Observations</w:t>
            </w:r>
          </w:p>
        </w:tc>
        <w:tc>
          <w:tcPr>
            <w:tcW w:w="2208" w:type="dxa"/>
          </w:tcPr>
          <w:p w:rsidR="0073466D" w:rsidRDefault="0073466D">
            <w:pPr>
              <w:pStyle w:val="Textoindependiente"/>
              <w:spacing w:after="120"/>
              <w:ind w:firstLine="142"/>
              <w:jc w:val="center"/>
              <w:rPr>
                <w:rFonts w:ascii="Times New Roman" w:hAnsi="Times New Roman"/>
                <w:sz w:val="24"/>
                <w:szCs w:val="24"/>
              </w:rPr>
            </w:pP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This merchant just satisfied all of its obligations under its agreement and</w:t>
            </w:r>
            <w:r>
              <w:rPr>
                <w:rFonts w:ascii="Times New Roman" w:hAnsi="Times New Roman"/>
                <w:sz w:val="24"/>
                <w:szCs w:val="24"/>
              </w:rPr>
              <w:t xml:space="preserve"> there are no other contracts, or the merchant doesn’t belong to an affiliation that has outstanding balances of unremitted purchased receivables.</w:t>
            </w:r>
          </w:p>
        </w:tc>
        <w:tc>
          <w:tcPr>
            <w:tcW w:w="2208" w:type="dxa"/>
          </w:tcPr>
          <w:p w:rsidR="0073466D" w:rsidRDefault="0073466D">
            <w:pPr>
              <w:pStyle w:val="Textoindependiente"/>
              <w:spacing w:after="120"/>
              <w:ind w:firstLine="142"/>
              <w:jc w:val="center"/>
              <w:rPr>
                <w:rFonts w:ascii="Times New Roman" w:hAnsi="Times New Roman"/>
                <w:sz w:val="24"/>
                <w:szCs w:val="24"/>
              </w:rPr>
            </w:pPr>
          </w:p>
        </w:tc>
      </w:tr>
    </w:tbl>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sz w:val="24"/>
          <w:szCs w:val="24"/>
        </w:rPr>
      </w:pPr>
      <w:r>
        <w:rPr>
          <w:rFonts w:ascii="Times New Roman" w:hAnsi="Times New Roman"/>
          <w:sz w:val="24"/>
          <w:szCs w:val="24"/>
        </w:rPr>
        <w:t>For this example, the processing date would be June 18</w:t>
      </w:r>
      <w:r>
        <w:rPr>
          <w:rFonts w:ascii="Times New Roman" w:hAnsi="Times New Roman"/>
          <w:sz w:val="24"/>
          <w:szCs w:val="24"/>
          <w:vertAlign w:val="superscript"/>
        </w:rPr>
        <w:t>th</w:t>
      </w:r>
      <w:r>
        <w:rPr>
          <w:rFonts w:ascii="Times New Roman" w:hAnsi="Times New Roman"/>
          <w:sz w:val="24"/>
          <w:szCs w:val="24"/>
        </w:rPr>
        <w:t xml:space="preserve">, 2005.  This would mean that AMI  would create a </w:t>
      </w:r>
      <w:r>
        <w:rPr>
          <w:rFonts w:ascii="Times New Roman" w:hAnsi="Times New Roman"/>
          <w:sz w:val="24"/>
          <w:szCs w:val="24"/>
        </w:rPr>
        <w:t>file called ST050618.COF, and would have the following data:</w:t>
      </w:r>
    </w:p>
    <w:p w:rsidR="0073466D" w:rsidRDefault="002671F4">
      <w:pPr>
        <w:pStyle w:val="Textoindependiente"/>
        <w:rPr>
          <w:rFonts w:ascii="Times New Roman" w:hAnsi="Times New Roman"/>
          <w:sz w:val="24"/>
          <w:szCs w:val="24"/>
        </w:rPr>
      </w:pPr>
      <w:r>
        <w:rPr>
          <w:rFonts w:ascii="Times New Roman" w:eastAsia="Times New Roman" w:hAnsi="Times New Roman"/>
          <w:noProof/>
          <w:sz w:val="24"/>
          <w:szCs w:val="24"/>
        </w:rPr>
        <w:drawing>
          <wp:inline distT="0" distB="0" distL="0" distR="0">
            <wp:extent cx="5454650" cy="1488440"/>
            <wp:effectExtent l="19050" t="0" r="0" b="0"/>
            <wp:docPr id="41" name="Picture Fram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39"/>
                    <pic:cNvPicPr>
                      <a:picLocks noChangeAspect="1" noChangeArrowheads="1"/>
                    </pic:cNvPicPr>
                  </pic:nvPicPr>
                  <pic:blipFill>
                    <a:blip r:embed="rId47"/>
                    <a:srcRect/>
                    <a:stretch>
                      <a:fillRect/>
                    </a:stretch>
                  </pic:blipFill>
                  <pic:spPr bwMode="auto">
                    <a:xfrm>
                      <a:off x="0" y="0"/>
                      <a:ext cx="5454650" cy="1488440"/>
                    </a:xfrm>
                    <a:prstGeom prst="rect">
                      <a:avLst/>
                    </a:prstGeom>
                    <a:noFill/>
                    <a:ln w="9525">
                      <a:noFill/>
                      <a:miter lim="800000"/>
                      <a:headEnd/>
                      <a:tailEnd/>
                    </a:ln>
                  </pic:spPr>
                </pic:pic>
              </a:graphicData>
            </a:graphic>
          </wp:inline>
        </w:drawing>
      </w:r>
    </w:p>
    <w:p w:rsidR="0073466D" w:rsidRDefault="00C56BD9">
      <w:pPr>
        <w:pStyle w:val="Ttulo2"/>
        <w:rPr>
          <w:rFonts w:ascii="Times New Roman" w:hAnsi="Times New Roman"/>
          <w:sz w:val="24"/>
          <w:szCs w:val="24"/>
        </w:rPr>
      </w:pPr>
      <w:bookmarkStart w:id="653" w:name="_Toc107127300"/>
      <w:bookmarkStart w:id="654" w:name="_Toc128325638"/>
      <w:bookmarkStart w:id="655" w:name="_Toc31473"/>
      <w:bookmarkStart w:id="656" w:name="_Status_report_File_(sts)"/>
      <w:r>
        <w:rPr>
          <w:rFonts w:ascii="Times New Roman" w:hAnsi="Times New Roman"/>
          <w:sz w:val="24"/>
          <w:szCs w:val="24"/>
        </w:rPr>
        <w:t>Status report File (sts)</w:t>
      </w:r>
      <w:bookmarkEnd w:id="653"/>
      <w:bookmarkEnd w:id="654"/>
      <w:bookmarkEnd w:id="655"/>
    </w:p>
    <w:bookmarkEnd w:id="656"/>
    <w:p w:rsidR="0073466D" w:rsidRDefault="00C56BD9">
      <w:pPr>
        <w:pStyle w:val="Textoindependiente"/>
        <w:rPr>
          <w:rFonts w:ascii="Times New Roman" w:hAnsi="Times New Roman"/>
          <w:sz w:val="24"/>
          <w:szCs w:val="24"/>
        </w:rPr>
      </w:pPr>
      <w:r>
        <w:rPr>
          <w:rFonts w:ascii="Times New Roman" w:hAnsi="Times New Roman"/>
          <w:b/>
          <w:bCs/>
          <w:sz w:val="24"/>
          <w:szCs w:val="24"/>
        </w:rPr>
        <w:t>Extension:</w:t>
      </w:r>
      <w:r>
        <w:rPr>
          <w:rFonts w:ascii="Times New Roman" w:hAnsi="Times New Roman"/>
          <w:sz w:val="24"/>
          <w:szCs w:val="24"/>
        </w:rPr>
        <w:tab/>
        <w:t>STS</w:t>
      </w:r>
    </w:p>
    <w:p w:rsidR="0073466D" w:rsidRDefault="00C56BD9">
      <w:pPr>
        <w:pStyle w:val="Textoindependiente"/>
        <w:rPr>
          <w:rFonts w:ascii="Times New Roman" w:hAnsi="Times New Roman"/>
          <w:sz w:val="24"/>
          <w:szCs w:val="24"/>
        </w:rPr>
      </w:pPr>
      <w:r>
        <w:rPr>
          <w:rFonts w:ascii="Times New Roman" w:hAnsi="Times New Roman"/>
          <w:b/>
          <w:bCs/>
          <w:sz w:val="24"/>
          <w:szCs w:val="24"/>
        </w:rPr>
        <w:t>Creator:</w:t>
      </w:r>
      <w:r>
        <w:rPr>
          <w:rFonts w:ascii="Times New Roman" w:hAnsi="Times New Roman"/>
          <w:sz w:val="24"/>
          <w:szCs w:val="24"/>
        </w:rPr>
        <w:tab/>
        <w:t>AdvanceMe Inc.</w:t>
      </w:r>
    </w:p>
    <w:p w:rsidR="0073466D" w:rsidRDefault="00C56BD9">
      <w:pPr>
        <w:pStyle w:val="Textoindependiente"/>
        <w:ind w:left="1440" w:hanging="1080"/>
        <w:rPr>
          <w:rFonts w:ascii="Times New Roman" w:hAnsi="Times New Roman"/>
          <w:sz w:val="24"/>
          <w:szCs w:val="24"/>
        </w:rPr>
      </w:pPr>
      <w:r>
        <w:rPr>
          <w:rFonts w:ascii="Times New Roman" w:hAnsi="Times New Roman"/>
          <w:b/>
          <w:bCs/>
          <w:sz w:val="24"/>
          <w:szCs w:val="24"/>
        </w:rPr>
        <w:t>Purpose:</w:t>
      </w:r>
      <w:r>
        <w:rPr>
          <w:rFonts w:ascii="Times New Roman" w:hAnsi="Times New Roman"/>
          <w:sz w:val="24"/>
          <w:szCs w:val="24"/>
        </w:rPr>
        <w:tab/>
        <w:t xml:space="preserve">To notify the processor of the status of applications that are in process.  Accounts will remain on the report for 30 </w:t>
      </w:r>
      <w:r>
        <w:rPr>
          <w:rFonts w:ascii="Times New Roman" w:hAnsi="Times New Roman"/>
          <w:sz w:val="24"/>
          <w:szCs w:val="24"/>
        </w:rPr>
        <w:t>days following any status that would assume the account has finished the application process.   This file only applies if the processor is also submitting contract applications to Avanzame and is created only if specifically requested.</w:t>
      </w:r>
    </w:p>
    <w:p w:rsidR="0073466D" w:rsidRDefault="00C56BD9">
      <w:pPr>
        <w:pStyle w:val="Textoindependiente"/>
        <w:rPr>
          <w:rFonts w:ascii="Times New Roman" w:hAnsi="Times New Roman"/>
          <w:b/>
          <w:bCs/>
          <w:sz w:val="24"/>
          <w:szCs w:val="24"/>
        </w:rPr>
      </w:pPr>
      <w:r>
        <w:rPr>
          <w:rFonts w:ascii="Times New Roman" w:hAnsi="Times New Roman"/>
          <w:b/>
          <w:bCs/>
          <w:sz w:val="24"/>
          <w:szCs w:val="24"/>
        </w:rPr>
        <w:t>Header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3994"/>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lastRenderedPageBreak/>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Header Constant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HEADER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that AMI processed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(9)</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spacing w:before="120"/>
        <w:rPr>
          <w:rFonts w:ascii="Times New Roman" w:hAnsi="Times New Roman"/>
          <w:b/>
          <w:bCs/>
          <w:sz w:val="24"/>
          <w:szCs w:val="24"/>
        </w:rPr>
      </w:pPr>
    </w:p>
    <w:p w:rsidR="0073466D" w:rsidRDefault="0073466D">
      <w:pPr>
        <w:pStyle w:val="Textoindependiente"/>
        <w:spacing w:before="120"/>
        <w:rPr>
          <w:rFonts w:ascii="Times New Roman" w:hAnsi="Times New Roman"/>
          <w:b/>
          <w:bCs/>
          <w:sz w:val="24"/>
          <w:szCs w:val="24"/>
        </w:rPr>
      </w:pPr>
    </w:p>
    <w:p w:rsidR="0073466D" w:rsidRDefault="0073466D">
      <w:pPr>
        <w:pStyle w:val="Textoindependiente"/>
        <w:spacing w:before="120"/>
        <w:rPr>
          <w:rFonts w:ascii="Times New Roman" w:hAnsi="Times New Roman"/>
          <w:b/>
          <w:bCs/>
          <w:sz w:val="24"/>
          <w:szCs w:val="24"/>
        </w:rPr>
      </w:pPr>
    </w:p>
    <w:p w:rsidR="0073466D" w:rsidRDefault="00C56BD9">
      <w:pPr>
        <w:pStyle w:val="Textoindependiente"/>
        <w:spacing w:before="120"/>
        <w:rPr>
          <w:rFonts w:ascii="Times New Roman" w:hAnsi="Times New Roman"/>
          <w:b/>
          <w:bCs/>
          <w:sz w:val="24"/>
          <w:szCs w:val="24"/>
        </w:rPr>
      </w:pPr>
      <w:r>
        <w:rPr>
          <w:rFonts w:ascii="Times New Roman" w:hAnsi="Times New Roman"/>
          <w:b/>
          <w:bCs/>
          <w:sz w:val="24"/>
          <w:szCs w:val="24"/>
        </w:rPr>
        <w:t>File Detailed Structure:</w:t>
      </w:r>
    </w:p>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21"/>
        <w:gridCol w:w="3973"/>
        <w:gridCol w:w="1336"/>
      </w:tblGrid>
      <w:tr w:rsidR="0073466D">
        <w:tblPrEx>
          <w:tblCellMar>
            <w:top w:w="0" w:type="dxa"/>
            <w:bottom w:w="0" w:type="dxa"/>
          </w:tblCellMar>
        </w:tblPrEx>
        <w:trPr>
          <w:tblHeader/>
        </w:trPr>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21"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73"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33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Varchar(9)</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Merchant Number</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Varchar(9)</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MerchantID as existing on AMI System.</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Varchar(25)</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Merchant Number as assigned by the</w:t>
            </w:r>
            <w:r>
              <w:rPr>
                <w:rFonts w:ascii="Times New Roman" w:hAnsi="Times New Roman"/>
                <w:sz w:val="24"/>
                <w:szCs w:val="24"/>
              </w:rPr>
              <w:t xml:space="preserve"> processor.</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Application Received Date</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The date AMI received the application</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rPr>
          <w:trHeight w:val="557"/>
        </w:trPr>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Application Delayed Date</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The date an application gets Delayed for additional documentation</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 – if pended, blank if not.</w:t>
            </w:r>
          </w:p>
        </w:tc>
      </w:tr>
      <w:tr w:rsidR="0073466D">
        <w:tblPrEx>
          <w:tblCellMar>
            <w:top w:w="0" w:type="dxa"/>
            <w:bottom w:w="0" w:type="dxa"/>
          </w:tblCellMar>
        </w:tblPrEx>
        <w:trPr>
          <w:trHeight w:val="557"/>
        </w:trPr>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Pending </w:t>
            </w:r>
            <w:r>
              <w:rPr>
                <w:rFonts w:ascii="Times New Roman" w:hAnsi="Times New Roman"/>
                <w:sz w:val="24"/>
                <w:szCs w:val="24"/>
              </w:rPr>
              <w:t>Items</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Text</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Free text of all missing documentation</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 – if pended, blank if not.</w:t>
            </w:r>
          </w:p>
        </w:tc>
      </w:tr>
      <w:tr w:rsidR="0073466D">
        <w:tblPrEx>
          <w:tblCellMar>
            <w:top w:w="0" w:type="dxa"/>
            <w:bottom w:w="0" w:type="dxa"/>
          </w:tblCellMar>
        </w:tblPrEx>
        <w:trPr>
          <w:trHeight w:val="557"/>
        </w:trPr>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Application Out Of Delay Date</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The date the missing documentation requirements have been met.</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 – if Pending Items have been satisfied, blank if not.</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pplication Approved Date</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The date the application is approved for funding</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 – if approved, blank if not.</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Application Declined Date</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The date the application gets declined</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 – if declned, blank if not.</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Funding Date</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the account gets funded</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 – if funded, blank if not.</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Cash Advance Amt</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The amount of the initial cash advance to the customer</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 - if the account is funded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Contract Number</w:t>
            </w:r>
          </w:p>
        </w:tc>
        <w:tc>
          <w:tcPr>
            <w:tcW w:w="1621"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Varrchar(20)</w:t>
            </w:r>
          </w:p>
        </w:tc>
        <w:tc>
          <w:tcPr>
            <w:tcW w:w="3973"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This corresponds to the </w:t>
            </w:r>
            <w:r>
              <w:rPr>
                <w:rFonts w:ascii="Times New Roman" w:hAnsi="Times New Roman"/>
                <w:sz w:val="24"/>
                <w:szCs w:val="24"/>
              </w:rPr>
              <w:t>Contract Number as existing on the AMI system.</w:t>
            </w:r>
          </w:p>
        </w:tc>
        <w:tc>
          <w:tcPr>
            <w:tcW w:w="133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color w:val="000000"/>
                <w:sz w:val="24"/>
                <w:szCs w:val="24"/>
              </w:rPr>
              <w:t>Required - if the account is funded</w:t>
            </w:r>
          </w:p>
        </w:tc>
      </w:tr>
    </w:tbl>
    <w:p w:rsidR="0073466D" w:rsidRDefault="0073466D">
      <w:pPr>
        <w:pStyle w:val="Textoindependiente"/>
        <w:spacing w:after="0"/>
        <w:rPr>
          <w:rFonts w:ascii="Times New Roman" w:hAnsi="Times New Roman"/>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Trailer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28"/>
        <w:gridCol w:w="3966"/>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gridSpan w:val="2"/>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Trailer Constant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Varchar(7)</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TRAILER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that  AMI processed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AMI </w:t>
            </w:r>
            <w:r>
              <w:rPr>
                <w:rFonts w:ascii="Times New Roman" w:hAnsi="Times New Roman"/>
                <w:sz w:val="24"/>
                <w:szCs w:val="24"/>
              </w:rPr>
              <w:t>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(9)</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Number of Rows</w:t>
            </w:r>
          </w:p>
        </w:tc>
        <w:tc>
          <w:tcPr>
            <w:tcW w:w="1704" w:type="dxa"/>
            <w:gridSpan w:val="2"/>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Numeric(5)</w:t>
            </w:r>
          </w:p>
        </w:tc>
        <w:tc>
          <w:tcPr>
            <w:tcW w:w="396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Total number of rows included on the file (it does not include the header and trailer rows)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C56BD9">
      <w:pPr>
        <w:pStyle w:val="Textoindependiente"/>
        <w:ind w:left="1170" w:hanging="810"/>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rsidR="0073466D" w:rsidRDefault="0073466D">
      <w:pPr>
        <w:pStyle w:val="Textoindependiente"/>
        <w:ind w:left="1170" w:hanging="810"/>
        <w:rPr>
          <w:rFonts w:ascii="Times New Roman" w:hAnsi="Times New Roman"/>
          <w:b/>
          <w:bCs/>
          <w:sz w:val="24"/>
          <w:szCs w:val="24"/>
        </w:rPr>
      </w:pPr>
    </w:p>
    <w:p w:rsidR="0073466D" w:rsidRDefault="00C56BD9">
      <w:pPr>
        <w:pStyle w:val="Textoindependiente"/>
        <w:ind w:left="810" w:hanging="810"/>
        <w:rPr>
          <w:rFonts w:ascii="Times New Roman" w:hAnsi="Times New Roman"/>
          <w:b/>
          <w:bCs/>
          <w:sz w:val="24"/>
          <w:szCs w:val="24"/>
        </w:rPr>
      </w:pPr>
      <w:r>
        <w:rPr>
          <w:rFonts w:ascii="Times New Roman" w:hAnsi="Times New Roman"/>
          <w:b/>
          <w:bCs/>
          <w:sz w:val="24"/>
          <w:szCs w:val="24"/>
        </w:rPr>
        <w:t xml:space="preserve">Example: </w:t>
      </w:r>
    </w:p>
    <w:p w:rsidR="0073466D" w:rsidRDefault="00C56BD9">
      <w:pPr>
        <w:pStyle w:val="Textoindependiente"/>
        <w:rPr>
          <w:rFonts w:ascii="Times New Roman" w:hAnsi="Times New Roman"/>
          <w:b/>
          <w:bCs/>
          <w:sz w:val="24"/>
          <w:szCs w:val="24"/>
        </w:rPr>
      </w:pPr>
      <w:r>
        <w:rPr>
          <w:rFonts w:ascii="Times New Roman" w:hAnsi="Times New Roman"/>
          <w:sz w:val="24"/>
          <w:szCs w:val="24"/>
        </w:rPr>
        <w:t xml:space="preserve">For this example we could consider the merchant pool of “Processor StarFleet” (processor initials “ST” and AMI Processor code 777).  Let’s say this processor has the following Merchant </w:t>
      </w:r>
      <w:r>
        <w:rPr>
          <w:rFonts w:ascii="Times New Roman" w:hAnsi="Times New Roman"/>
          <w:bCs/>
          <w:sz w:val="24"/>
          <w:szCs w:val="24"/>
        </w:rPr>
        <w:t>Agreements</w:t>
      </w:r>
      <w:r>
        <w:rPr>
          <w:rFonts w:ascii="Times New Roman" w:hAnsi="Times New Roman"/>
          <w:b/>
          <w:bCs/>
          <w:sz w:val="24"/>
          <w:szCs w:val="24"/>
        </w:rPr>
        <w:t xml:space="preserve">. </w:t>
      </w:r>
    </w:p>
    <w:tbl>
      <w:tblPr>
        <w:tblW w:w="889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9"/>
        <w:gridCol w:w="2268"/>
        <w:gridCol w:w="2126"/>
        <w:gridCol w:w="2227"/>
      </w:tblGrid>
      <w:tr w:rsidR="0073466D">
        <w:tblPrEx>
          <w:tblCellMar>
            <w:top w:w="0" w:type="dxa"/>
            <w:bottom w:w="0" w:type="dxa"/>
          </w:tblCellMar>
        </w:tblPrEx>
        <w:tc>
          <w:tcPr>
            <w:tcW w:w="2269" w:type="dxa"/>
          </w:tcPr>
          <w:p w:rsidR="0073466D" w:rsidRDefault="0073466D">
            <w:pPr>
              <w:pStyle w:val="Textoindependiente"/>
              <w:jc w:val="center"/>
              <w:rPr>
                <w:rFonts w:ascii="Times New Roman" w:hAnsi="Times New Roman"/>
                <w:b/>
                <w:bCs/>
                <w:sz w:val="24"/>
                <w:szCs w:val="24"/>
              </w:rPr>
            </w:pPr>
          </w:p>
        </w:tc>
        <w:tc>
          <w:tcPr>
            <w:tcW w:w="226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Case # 1</w:t>
            </w:r>
          </w:p>
        </w:tc>
        <w:tc>
          <w:tcPr>
            <w:tcW w:w="212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Case # 2</w:t>
            </w:r>
          </w:p>
        </w:tc>
        <w:tc>
          <w:tcPr>
            <w:tcW w:w="2227"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Case # 3</w:t>
            </w:r>
          </w:p>
        </w:tc>
      </w:tr>
      <w:tr w:rsidR="0073466D">
        <w:tblPrEx>
          <w:tblCellMar>
            <w:top w:w="0" w:type="dxa"/>
            <w:bottom w:w="0" w:type="dxa"/>
          </w:tblCellMar>
        </w:tblPrEx>
        <w:tc>
          <w:tcPr>
            <w:tcW w:w="2269" w:type="dxa"/>
          </w:tcPr>
          <w:p w:rsidR="0073466D" w:rsidRDefault="00C56BD9">
            <w:pPr>
              <w:pStyle w:val="Textoindependiente"/>
              <w:jc w:val="center"/>
              <w:rPr>
                <w:rFonts w:ascii="Times New Roman" w:hAnsi="Times New Roman"/>
                <w:sz w:val="24"/>
                <w:szCs w:val="24"/>
              </w:rPr>
            </w:pPr>
            <w:r>
              <w:rPr>
                <w:rFonts w:ascii="Times New Roman" w:hAnsi="Times New Roman"/>
                <w:sz w:val="24"/>
                <w:szCs w:val="24"/>
              </w:rPr>
              <w:t>AMI Merchant</w:t>
            </w:r>
          </w:p>
        </w:tc>
        <w:tc>
          <w:tcPr>
            <w:tcW w:w="2268" w:type="dxa"/>
          </w:tcPr>
          <w:p w:rsidR="0073466D" w:rsidRDefault="00C56BD9">
            <w:pPr>
              <w:pStyle w:val="Textoindependiente"/>
              <w:jc w:val="center"/>
              <w:rPr>
                <w:rFonts w:ascii="Times New Roman" w:hAnsi="Times New Roman"/>
                <w:sz w:val="24"/>
                <w:szCs w:val="24"/>
              </w:rPr>
            </w:pPr>
            <w:r>
              <w:rPr>
                <w:rFonts w:ascii="Times New Roman" w:hAnsi="Times New Roman"/>
                <w:sz w:val="24"/>
                <w:szCs w:val="24"/>
              </w:rPr>
              <w:t>4547</w:t>
            </w:r>
          </w:p>
        </w:tc>
        <w:tc>
          <w:tcPr>
            <w:tcW w:w="2126" w:type="dxa"/>
          </w:tcPr>
          <w:p w:rsidR="0073466D" w:rsidRDefault="00C56BD9">
            <w:pPr>
              <w:pStyle w:val="Textoindependiente"/>
              <w:jc w:val="center"/>
              <w:rPr>
                <w:rFonts w:ascii="Times New Roman" w:hAnsi="Times New Roman"/>
                <w:sz w:val="24"/>
                <w:szCs w:val="24"/>
              </w:rPr>
            </w:pPr>
            <w:r>
              <w:rPr>
                <w:rFonts w:ascii="Times New Roman" w:hAnsi="Times New Roman"/>
                <w:sz w:val="24"/>
                <w:szCs w:val="24"/>
              </w:rPr>
              <w:t>4546</w:t>
            </w:r>
          </w:p>
        </w:tc>
        <w:tc>
          <w:tcPr>
            <w:tcW w:w="2227" w:type="dxa"/>
          </w:tcPr>
          <w:p w:rsidR="0073466D" w:rsidRDefault="00C56BD9">
            <w:pPr>
              <w:pStyle w:val="Textoindependiente"/>
              <w:jc w:val="center"/>
              <w:rPr>
                <w:rFonts w:ascii="Times New Roman" w:hAnsi="Times New Roman"/>
                <w:sz w:val="24"/>
                <w:szCs w:val="24"/>
              </w:rPr>
            </w:pPr>
            <w:r>
              <w:rPr>
                <w:rFonts w:ascii="Times New Roman" w:hAnsi="Times New Roman"/>
                <w:sz w:val="24"/>
                <w:szCs w:val="24"/>
              </w:rPr>
              <w:t>14456</w:t>
            </w: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226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1277387016252880</w:t>
            </w:r>
          </w:p>
        </w:tc>
        <w:tc>
          <w:tcPr>
            <w:tcW w:w="212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1277387016252990</w:t>
            </w:r>
          </w:p>
        </w:tc>
        <w:tc>
          <w:tcPr>
            <w:tcW w:w="2227" w:type="dxa"/>
          </w:tcPr>
          <w:p w:rsidR="0073466D" w:rsidRDefault="0073466D">
            <w:pPr>
              <w:pStyle w:val="Textoindependiente"/>
              <w:spacing w:after="120"/>
              <w:ind w:firstLine="142"/>
              <w:jc w:val="center"/>
              <w:rPr>
                <w:rFonts w:ascii="Times New Roman" w:hAnsi="Times New Roman"/>
                <w:sz w:val="24"/>
                <w:szCs w:val="24"/>
              </w:rPr>
            </w:pP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Application Received Date</w:t>
            </w:r>
          </w:p>
        </w:tc>
        <w:tc>
          <w:tcPr>
            <w:tcW w:w="226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6/13/2005</w:t>
            </w:r>
          </w:p>
        </w:tc>
        <w:tc>
          <w:tcPr>
            <w:tcW w:w="212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6/10/2005</w:t>
            </w:r>
          </w:p>
        </w:tc>
        <w:tc>
          <w:tcPr>
            <w:tcW w:w="2227"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9/6/2005</w:t>
            </w: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Cash Advance Amt</w:t>
            </w:r>
          </w:p>
        </w:tc>
        <w:tc>
          <w:tcPr>
            <w:tcW w:w="226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$17,000.00</w:t>
            </w:r>
          </w:p>
        </w:tc>
        <w:tc>
          <w:tcPr>
            <w:tcW w:w="212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$7,400.00</w:t>
            </w:r>
          </w:p>
        </w:tc>
        <w:tc>
          <w:tcPr>
            <w:tcW w:w="2227"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$60,000.00</w:t>
            </w: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Application Delayed Date</w:t>
            </w:r>
          </w:p>
        </w:tc>
        <w:tc>
          <w:tcPr>
            <w:tcW w:w="2268" w:type="dxa"/>
          </w:tcPr>
          <w:p w:rsidR="0073466D" w:rsidRDefault="0073466D">
            <w:pPr>
              <w:pStyle w:val="Textoindependiente"/>
              <w:spacing w:after="120"/>
              <w:ind w:firstLine="142"/>
              <w:jc w:val="center"/>
              <w:rPr>
                <w:rFonts w:ascii="Times New Roman" w:hAnsi="Times New Roman"/>
                <w:sz w:val="24"/>
                <w:szCs w:val="24"/>
              </w:rPr>
            </w:pPr>
          </w:p>
        </w:tc>
        <w:tc>
          <w:tcPr>
            <w:tcW w:w="2126" w:type="dxa"/>
          </w:tcPr>
          <w:p w:rsidR="0073466D" w:rsidRDefault="0073466D">
            <w:pPr>
              <w:pStyle w:val="Textoindependiente"/>
              <w:spacing w:after="120"/>
              <w:ind w:firstLine="142"/>
              <w:jc w:val="center"/>
              <w:rPr>
                <w:rFonts w:ascii="Times New Roman" w:hAnsi="Times New Roman"/>
                <w:sz w:val="24"/>
                <w:szCs w:val="24"/>
              </w:rPr>
            </w:pPr>
          </w:p>
        </w:tc>
        <w:tc>
          <w:tcPr>
            <w:tcW w:w="2227"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11/6/2005</w:t>
            </w: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Pending Items</w:t>
            </w:r>
          </w:p>
        </w:tc>
        <w:tc>
          <w:tcPr>
            <w:tcW w:w="2268" w:type="dxa"/>
          </w:tcPr>
          <w:p w:rsidR="0073466D" w:rsidRDefault="0073466D">
            <w:pPr>
              <w:pStyle w:val="Textoindependiente"/>
              <w:spacing w:after="120"/>
              <w:ind w:firstLine="142"/>
              <w:jc w:val="center"/>
              <w:rPr>
                <w:rFonts w:ascii="Times New Roman" w:hAnsi="Times New Roman"/>
                <w:sz w:val="24"/>
                <w:szCs w:val="24"/>
              </w:rPr>
            </w:pPr>
          </w:p>
        </w:tc>
        <w:tc>
          <w:tcPr>
            <w:tcW w:w="2126" w:type="dxa"/>
          </w:tcPr>
          <w:p w:rsidR="0073466D" w:rsidRDefault="0073466D">
            <w:pPr>
              <w:pStyle w:val="Textoindependiente"/>
              <w:spacing w:after="120"/>
              <w:ind w:firstLine="142"/>
              <w:jc w:val="center"/>
              <w:rPr>
                <w:rFonts w:ascii="Times New Roman" w:hAnsi="Times New Roman"/>
                <w:sz w:val="24"/>
                <w:szCs w:val="24"/>
              </w:rPr>
            </w:pPr>
          </w:p>
        </w:tc>
        <w:tc>
          <w:tcPr>
            <w:tcW w:w="2227"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Landlord ref revise with option  </w:t>
            </w:r>
            <w:r>
              <w:rPr>
                <w:rFonts w:ascii="Times New Roman" w:hAnsi="Times New Roman"/>
                <w:sz w:val="24"/>
                <w:szCs w:val="24"/>
              </w:rPr>
              <w:t>to complete file</w:t>
            </w: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Application Out Of Delay Date</w:t>
            </w:r>
          </w:p>
        </w:tc>
        <w:tc>
          <w:tcPr>
            <w:tcW w:w="2268" w:type="dxa"/>
          </w:tcPr>
          <w:p w:rsidR="0073466D" w:rsidRDefault="0073466D">
            <w:pPr>
              <w:pStyle w:val="Textoindependiente"/>
              <w:spacing w:after="120"/>
              <w:ind w:firstLine="142"/>
              <w:jc w:val="center"/>
              <w:rPr>
                <w:rFonts w:ascii="Times New Roman" w:hAnsi="Times New Roman"/>
                <w:sz w:val="24"/>
                <w:szCs w:val="24"/>
              </w:rPr>
            </w:pPr>
          </w:p>
        </w:tc>
        <w:tc>
          <w:tcPr>
            <w:tcW w:w="2126" w:type="dxa"/>
          </w:tcPr>
          <w:p w:rsidR="0073466D" w:rsidRDefault="0073466D">
            <w:pPr>
              <w:pStyle w:val="Textoindependiente"/>
              <w:spacing w:after="120"/>
              <w:ind w:firstLine="142"/>
              <w:jc w:val="center"/>
              <w:rPr>
                <w:rFonts w:ascii="Times New Roman" w:hAnsi="Times New Roman"/>
                <w:sz w:val="24"/>
                <w:szCs w:val="24"/>
              </w:rPr>
            </w:pPr>
          </w:p>
        </w:tc>
        <w:tc>
          <w:tcPr>
            <w:tcW w:w="2227" w:type="dxa"/>
          </w:tcPr>
          <w:p w:rsidR="0073466D" w:rsidRDefault="0073466D">
            <w:pPr>
              <w:pStyle w:val="Textoindependiente"/>
              <w:spacing w:after="120"/>
              <w:ind w:firstLine="142"/>
              <w:jc w:val="center"/>
              <w:rPr>
                <w:rFonts w:ascii="Times New Roman" w:hAnsi="Times New Roman"/>
                <w:sz w:val="24"/>
                <w:szCs w:val="24"/>
              </w:rPr>
            </w:pP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Application Approved Date</w:t>
            </w:r>
          </w:p>
        </w:tc>
        <w:tc>
          <w:tcPr>
            <w:tcW w:w="2268" w:type="dxa"/>
          </w:tcPr>
          <w:p w:rsidR="0073466D" w:rsidRDefault="0073466D">
            <w:pPr>
              <w:pStyle w:val="Textoindependiente"/>
              <w:spacing w:after="120"/>
              <w:ind w:firstLine="142"/>
              <w:jc w:val="center"/>
              <w:rPr>
                <w:rFonts w:ascii="Times New Roman" w:hAnsi="Times New Roman"/>
                <w:sz w:val="24"/>
                <w:szCs w:val="24"/>
              </w:rPr>
            </w:pPr>
          </w:p>
        </w:tc>
        <w:tc>
          <w:tcPr>
            <w:tcW w:w="212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6/12/2005</w:t>
            </w:r>
          </w:p>
        </w:tc>
        <w:tc>
          <w:tcPr>
            <w:tcW w:w="2227" w:type="dxa"/>
          </w:tcPr>
          <w:p w:rsidR="0073466D" w:rsidRDefault="0073466D">
            <w:pPr>
              <w:pStyle w:val="Textoindependiente"/>
              <w:spacing w:after="120"/>
              <w:ind w:firstLine="142"/>
              <w:jc w:val="center"/>
              <w:rPr>
                <w:rFonts w:ascii="Times New Roman" w:hAnsi="Times New Roman"/>
                <w:sz w:val="24"/>
                <w:szCs w:val="24"/>
              </w:rPr>
            </w:pP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Application Declined Date</w:t>
            </w:r>
          </w:p>
        </w:tc>
        <w:tc>
          <w:tcPr>
            <w:tcW w:w="226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6/15/2005</w:t>
            </w:r>
          </w:p>
        </w:tc>
        <w:tc>
          <w:tcPr>
            <w:tcW w:w="2126" w:type="dxa"/>
          </w:tcPr>
          <w:p w:rsidR="0073466D" w:rsidRDefault="0073466D">
            <w:pPr>
              <w:pStyle w:val="Textoindependiente"/>
              <w:spacing w:after="120"/>
              <w:ind w:firstLine="142"/>
              <w:jc w:val="center"/>
              <w:rPr>
                <w:rFonts w:ascii="Times New Roman" w:hAnsi="Times New Roman"/>
                <w:sz w:val="24"/>
                <w:szCs w:val="24"/>
              </w:rPr>
            </w:pPr>
          </w:p>
        </w:tc>
        <w:tc>
          <w:tcPr>
            <w:tcW w:w="2227" w:type="dxa"/>
          </w:tcPr>
          <w:p w:rsidR="0073466D" w:rsidRDefault="0073466D">
            <w:pPr>
              <w:pStyle w:val="Textoindependiente"/>
              <w:spacing w:after="120"/>
              <w:ind w:firstLine="142"/>
              <w:jc w:val="center"/>
              <w:rPr>
                <w:rFonts w:ascii="Times New Roman" w:hAnsi="Times New Roman"/>
                <w:sz w:val="24"/>
                <w:szCs w:val="24"/>
              </w:rPr>
            </w:pP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Funding Date</w:t>
            </w:r>
          </w:p>
        </w:tc>
        <w:tc>
          <w:tcPr>
            <w:tcW w:w="2268" w:type="dxa"/>
          </w:tcPr>
          <w:p w:rsidR="0073466D" w:rsidRDefault="0073466D">
            <w:pPr>
              <w:pStyle w:val="Textoindependiente"/>
              <w:spacing w:after="120"/>
              <w:ind w:firstLine="142"/>
              <w:jc w:val="center"/>
              <w:rPr>
                <w:rFonts w:ascii="Times New Roman" w:hAnsi="Times New Roman"/>
                <w:sz w:val="24"/>
                <w:szCs w:val="24"/>
              </w:rPr>
            </w:pPr>
          </w:p>
        </w:tc>
        <w:tc>
          <w:tcPr>
            <w:tcW w:w="212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6/13/2005</w:t>
            </w:r>
          </w:p>
        </w:tc>
        <w:tc>
          <w:tcPr>
            <w:tcW w:w="2227" w:type="dxa"/>
          </w:tcPr>
          <w:p w:rsidR="0073466D" w:rsidRDefault="0073466D">
            <w:pPr>
              <w:pStyle w:val="Textoindependiente"/>
              <w:spacing w:after="120"/>
              <w:ind w:firstLine="142"/>
              <w:jc w:val="center"/>
              <w:rPr>
                <w:rFonts w:ascii="Times New Roman" w:hAnsi="Times New Roman"/>
                <w:sz w:val="24"/>
                <w:szCs w:val="24"/>
              </w:rPr>
            </w:pPr>
          </w:p>
        </w:tc>
      </w:tr>
      <w:tr w:rsidR="0073466D">
        <w:tblPrEx>
          <w:tblCellMar>
            <w:top w:w="0" w:type="dxa"/>
            <w:bottom w:w="0" w:type="dxa"/>
          </w:tblCellMar>
        </w:tblPrEx>
        <w:tc>
          <w:tcPr>
            <w:tcW w:w="2269"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Contract Number</w:t>
            </w:r>
          </w:p>
        </w:tc>
        <w:tc>
          <w:tcPr>
            <w:tcW w:w="226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E10112121111</w:t>
            </w:r>
          </w:p>
        </w:tc>
        <w:tc>
          <w:tcPr>
            <w:tcW w:w="212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E10112121112</w:t>
            </w:r>
          </w:p>
        </w:tc>
        <w:tc>
          <w:tcPr>
            <w:tcW w:w="2227"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E10112121113</w:t>
            </w:r>
          </w:p>
        </w:tc>
      </w:tr>
    </w:tbl>
    <w:p w:rsidR="0073466D" w:rsidRDefault="0073466D">
      <w:pPr>
        <w:pStyle w:val="Textoindependiente"/>
        <w:rPr>
          <w:rFonts w:ascii="Times New Roman" w:hAnsi="Times New Roman"/>
          <w:sz w:val="24"/>
          <w:szCs w:val="24"/>
        </w:rPr>
      </w:pPr>
    </w:p>
    <w:p w:rsidR="0073466D" w:rsidRDefault="002671F4">
      <w:pPr>
        <w:pStyle w:val="Textoindependiente"/>
        <w:rPr>
          <w:rFonts w:ascii="Times New Roman" w:hAnsi="Times New Roman"/>
          <w:sz w:val="24"/>
          <w:szCs w:val="24"/>
        </w:rPr>
      </w:pPr>
      <w:r>
        <w:rPr>
          <w:rFonts w:ascii="Times New Roman" w:eastAsia="Times New Roman" w:hAnsi="Times New Roman"/>
          <w:noProof/>
          <w:sz w:val="24"/>
          <w:szCs w:val="24"/>
        </w:rPr>
        <w:drawing>
          <wp:anchor distT="0" distB="0" distL="114300" distR="114300" simplePos="0" relativeHeight="251697152" behindDoc="0" locked="0" layoutInCell="1" allowOverlap="1">
            <wp:simplePos x="0" y="0"/>
            <wp:positionH relativeFrom="column">
              <wp:posOffset>-389255</wp:posOffset>
            </wp:positionH>
            <wp:positionV relativeFrom="paragraph">
              <wp:posOffset>373380</wp:posOffset>
            </wp:positionV>
            <wp:extent cx="6262370" cy="1493520"/>
            <wp:effectExtent l="19050" t="0" r="5080" b="0"/>
            <wp:wrapNone/>
            <wp:docPr id="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6262370" cy="1493520"/>
                    </a:xfrm>
                    <a:prstGeom prst="rect">
                      <a:avLst/>
                    </a:prstGeom>
                    <a:noFill/>
                    <a:ln w="9525">
                      <a:noFill/>
                      <a:miter lim="800000"/>
                      <a:headEnd/>
                      <a:tailEnd/>
                    </a:ln>
                  </pic:spPr>
                </pic:pic>
              </a:graphicData>
            </a:graphic>
          </wp:anchor>
        </w:drawing>
      </w:r>
      <w:r w:rsidR="00C56BD9">
        <w:rPr>
          <w:rFonts w:ascii="Times New Roman" w:hAnsi="Times New Roman"/>
          <w:sz w:val="24"/>
          <w:szCs w:val="24"/>
        </w:rPr>
        <w:t xml:space="preserve">For this example, the processing date </w:t>
      </w:r>
      <w:r w:rsidR="00C56BD9">
        <w:rPr>
          <w:rFonts w:ascii="Times New Roman" w:hAnsi="Times New Roman"/>
          <w:sz w:val="24"/>
          <w:szCs w:val="24"/>
        </w:rPr>
        <w:t>would be June 15</w:t>
      </w:r>
      <w:r w:rsidR="00C56BD9">
        <w:rPr>
          <w:rFonts w:ascii="Times New Roman" w:hAnsi="Times New Roman"/>
          <w:sz w:val="24"/>
          <w:szCs w:val="24"/>
          <w:vertAlign w:val="superscript"/>
        </w:rPr>
        <w:t>th</w:t>
      </w:r>
      <w:r w:rsidR="00C56BD9">
        <w:rPr>
          <w:rFonts w:ascii="Times New Roman" w:hAnsi="Times New Roman"/>
          <w:sz w:val="24"/>
          <w:szCs w:val="24"/>
        </w:rPr>
        <w:t>, 2005.  This would mean that AMI would create a file called ST050615.STS, and would have the following data:</w:t>
      </w:r>
    </w:p>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C56BD9">
      <w:pPr>
        <w:pStyle w:val="Ttulo2"/>
        <w:rPr>
          <w:rFonts w:ascii="Times New Roman" w:hAnsi="Times New Roman"/>
          <w:sz w:val="24"/>
          <w:szCs w:val="24"/>
        </w:rPr>
      </w:pPr>
      <w:bookmarkStart w:id="657" w:name="__x000F_Response_Setup_File_(RSF)"/>
      <w:r>
        <w:rPr>
          <w:rFonts w:ascii="Times New Roman" w:hAnsi="Times New Roman"/>
          <w:sz w:val="24"/>
          <w:szCs w:val="24"/>
        </w:rPr>
        <w:br w:type="page"/>
      </w:r>
      <w:bookmarkStart w:id="658" w:name="_Toc128325639"/>
      <w:bookmarkStart w:id="659" w:name="_Toc30208"/>
      <w:r>
        <w:rPr>
          <w:rFonts w:ascii="Times New Roman" w:hAnsi="Times New Roman"/>
          <w:sz w:val="24"/>
          <w:szCs w:val="24"/>
        </w:rPr>
        <w:lastRenderedPageBreak/>
        <w:t>Response Setup File (RSF)</w:t>
      </w:r>
      <w:bookmarkEnd w:id="647"/>
      <w:bookmarkEnd w:id="658"/>
      <w:bookmarkEnd w:id="659"/>
    </w:p>
    <w:bookmarkEnd w:id="657"/>
    <w:p w:rsidR="0073466D" w:rsidRDefault="00C56BD9">
      <w:pPr>
        <w:pStyle w:val="Textoindependiente"/>
        <w:rPr>
          <w:rFonts w:ascii="Times New Roman" w:hAnsi="Times New Roman"/>
          <w:sz w:val="24"/>
          <w:szCs w:val="24"/>
        </w:rPr>
      </w:pPr>
      <w:r>
        <w:rPr>
          <w:rFonts w:ascii="Times New Roman" w:hAnsi="Times New Roman"/>
          <w:b/>
          <w:bCs/>
          <w:sz w:val="24"/>
          <w:szCs w:val="24"/>
        </w:rPr>
        <w:t>Extension:</w:t>
      </w:r>
      <w:r>
        <w:rPr>
          <w:rFonts w:ascii="Times New Roman" w:hAnsi="Times New Roman"/>
          <w:sz w:val="24"/>
          <w:szCs w:val="24"/>
        </w:rPr>
        <w:tab/>
        <w:t>RSF</w:t>
      </w:r>
    </w:p>
    <w:p w:rsidR="0073466D" w:rsidRDefault="00C56BD9">
      <w:pPr>
        <w:pStyle w:val="Textoindependiente"/>
        <w:rPr>
          <w:rFonts w:ascii="Times New Roman" w:hAnsi="Times New Roman"/>
          <w:sz w:val="24"/>
          <w:szCs w:val="24"/>
        </w:rPr>
      </w:pPr>
      <w:r>
        <w:rPr>
          <w:rFonts w:ascii="Times New Roman" w:hAnsi="Times New Roman"/>
          <w:b/>
          <w:bCs/>
          <w:sz w:val="24"/>
          <w:szCs w:val="24"/>
        </w:rPr>
        <w:t>Creator:</w:t>
      </w:r>
      <w:r>
        <w:rPr>
          <w:rFonts w:ascii="Times New Roman" w:hAnsi="Times New Roman"/>
          <w:sz w:val="24"/>
          <w:szCs w:val="24"/>
        </w:rPr>
        <w:tab/>
        <w:t>Processor</w:t>
      </w:r>
    </w:p>
    <w:p w:rsidR="0073466D" w:rsidRDefault="00C56BD9">
      <w:pPr>
        <w:pStyle w:val="Textoindependiente"/>
        <w:ind w:left="1440" w:hanging="1080"/>
        <w:rPr>
          <w:rFonts w:ascii="Times New Roman" w:hAnsi="Times New Roman"/>
          <w:sz w:val="24"/>
          <w:szCs w:val="24"/>
        </w:rPr>
      </w:pPr>
      <w:r>
        <w:rPr>
          <w:rFonts w:ascii="Times New Roman" w:hAnsi="Times New Roman"/>
          <w:b/>
          <w:bCs/>
          <w:sz w:val="24"/>
          <w:szCs w:val="24"/>
        </w:rPr>
        <w:t>Contents:</w:t>
      </w:r>
      <w:r>
        <w:rPr>
          <w:rFonts w:ascii="Times New Roman" w:hAnsi="Times New Roman"/>
          <w:sz w:val="24"/>
          <w:szCs w:val="24"/>
        </w:rPr>
        <w:tab/>
        <w:t xml:space="preserve">To acknowledge the WSF File and include additional </w:t>
      </w:r>
      <w:r>
        <w:rPr>
          <w:rFonts w:ascii="Times New Roman" w:hAnsi="Times New Roman"/>
          <w:sz w:val="24"/>
          <w:szCs w:val="24"/>
        </w:rPr>
        <w:t>information the processor needs to exchange with Advanceme, Inc.</w:t>
      </w:r>
    </w:p>
    <w:p w:rsidR="0073466D" w:rsidRDefault="00C56BD9">
      <w:pPr>
        <w:pStyle w:val="Textoindependiente"/>
        <w:rPr>
          <w:rFonts w:ascii="Times New Roman" w:hAnsi="Times New Roman"/>
          <w:b/>
          <w:bCs/>
          <w:sz w:val="24"/>
          <w:szCs w:val="24"/>
        </w:rPr>
      </w:pPr>
      <w:r>
        <w:rPr>
          <w:rFonts w:ascii="Times New Roman" w:hAnsi="Times New Roman"/>
          <w:b/>
          <w:bCs/>
          <w:sz w:val="24"/>
          <w:szCs w:val="24"/>
        </w:rPr>
        <w:t>Header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3994"/>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Header Constant</w:t>
            </w:r>
          </w:p>
        </w:tc>
        <w:tc>
          <w:tcPr>
            <w:tcW w:w="16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HEADER</w:t>
            </w:r>
          </w:p>
        </w:tc>
        <w:tc>
          <w:tcPr>
            <w:tcW w:w="12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Processor Processed date</w:t>
            </w:r>
          </w:p>
        </w:tc>
        <w:tc>
          <w:tcPr>
            <w:tcW w:w="16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Date the Processor processed the file</w:t>
            </w:r>
          </w:p>
        </w:tc>
        <w:tc>
          <w:tcPr>
            <w:tcW w:w="12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Varchar (9)</w:t>
            </w:r>
          </w:p>
        </w:tc>
        <w:tc>
          <w:tcPr>
            <w:tcW w:w="3994"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rPr>
          <w:rFonts w:ascii="Times New Roman" w:hAnsi="Times New Roman"/>
          <w:b/>
          <w:bCs/>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File Detailed Structure:</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6"/>
        <w:gridCol w:w="1676"/>
        <w:gridCol w:w="4138"/>
        <w:gridCol w:w="1276"/>
      </w:tblGrid>
      <w:tr w:rsidR="0073466D">
        <w:tblPrEx>
          <w:tblCellMar>
            <w:top w:w="0" w:type="dxa"/>
            <w:bottom w:w="0" w:type="dxa"/>
          </w:tblCellMar>
        </w:tblPrEx>
        <w:trPr>
          <w:tblHeader/>
        </w:trPr>
        <w:tc>
          <w:tcPr>
            <w:tcW w:w="176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4138"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rPr>
                <w:rFonts w:ascii="Times New Roman" w:hAnsi="Times New Roman"/>
                <w:sz w:val="24"/>
                <w:szCs w:val="24"/>
              </w:rPr>
            </w:pP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Processor Processed Date</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Varchar(8)</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Date the Processor processed the record</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Varchar (9)</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 xml:space="preserve">Processor code as </w:t>
            </w:r>
            <w:r>
              <w:rPr>
                <w:rFonts w:ascii="Times New Roman" w:hAnsi="Times New Roman"/>
                <w:sz w:val="24"/>
                <w:szCs w:val="24"/>
              </w:rPr>
              <w:t>existing on AMI System</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AMI Merchant Number</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Varchar (9)</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MerchantID as existing on AMI System.</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Processor Merchant Number</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Varchar (15)</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Merchant Number as assigned by the processor.</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Balance</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Numeric(14,2)</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 xml:space="preserve">Total amount due by </w:t>
            </w:r>
            <w:r>
              <w:rPr>
                <w:rFonts w:ascii="Times New Roman" w:hAnsi="Times New Roman"/>
                <w:sz w:val="24"/>
                <w:szCs w:val="24"/>
              </w:rPr>
              <w:t xml:space="preserve">Merchant to AMI. This includes Renewal contracts </w:t>
            </w:r>
            <w:r>
              <w:rPr>
                <w:rFonts w:ascii="Times New Roman" w:hAnsi="Times New Roman"/>
                <w:sz w:val="24"/>
                <w:szCs w:val="24"/>
              </w:rPr>
              <w:lastRenderedPageBreak/>
              <w:t>in process</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lastRenderedPageBreak/>
              <w:t>Required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lastRenderedPageBreak/>
              <w:t>(Specified Percentage) Rate</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Numeric(14,2)</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Percent to be withheld. A Percentage of 0.0 indicates the Merchant has remitted the full Specified Amount of receivables purchased by AMI.</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w:t>
            </w:r>
            <w:r>
              <w:rPr>
                <w:rFonts w:ascii="Times New Roman" w:hAnsi="Times New Roman"/>
                <w:sz w:val="24"/>
                <w:szCs w:val="24"/>
              </w:rPr>
              <w:t>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Terminal</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Varchar (3)</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 xml:space="preserve">Number of credit card terminals at the merchant location </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Setup Status</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Varchar(2)</w:t>
            </w:r>
          </w:p>
        </w:tc>
        <w:tc>
          <w:tcPr>
            <w:tcW w:w="4138" w:type="dxa"/>
          </w:tcPr>
          <w:p w:rsidR="0073466D" w:rsidRDefault="00C56BD9">
            <w:pPr>
              <w:pStyle w:val="Textoindependiente"/>
              <w:spacing w:after="0"/>
              <w:ind w:left="144"/>
              <w:rPr>
                <w:rFonts w:ascii="Times New Roman" w:hAnsi="Times New Roman"/>
                <w:sz w:val="24"/>
                <w:szCs w:val="24"/>
              </w:rPr>
            </w:pPr>
            <w:r>
              <w:rPr>
                <w:rFonts w:ascii="Times New Roman" w:hAnsi="Times New Roman"/>
                <w:sz w:val="24"/>
                <w:szCs w:val="24"/>
              </w:rPr>
              <w:t>States if the merchant setup was Successful or not. Possible values are :</w:t>
            </w:r>
          </w:p>
          <w:p w:rsidR="0073466D" w:rsidRDefault="00C56BD9">
            <w:pPr>
              <w:pStyle w:val="Textoindependiente"/>
              <w:numPr>
                <w:ilvl w:val="0"/>
                <w:numId w:val="63"/>
              </w:numPr>
              <w:spacing w:after="0"/>
              <w:rPr>
                <w:rFonts w:ascii="Times New Roman" w:hAnsi="Times New Roman"/>
                <w:sz w:val="24"/>
                <w:szCs w:val="24"/>
              </w:rPr>
            </w:pPr>
            <w:r>
              <w:rPr>
                <w:rFonts w:ascii="Times New Roman" w:hAnsi="Times New Roman"/>
                <w:sz w:val="24"/>
                <w:szCs w:val="24"/>
              </w:rPr>
              <w:t xml:space="preserve">0 : “Successful” </w:t>
            </w:r>
          </w:p>
          <w:p w:rsidR="0073466D" w:rsidRDefault="00C56BD9">
            <w:pPr>
              <w:pStyle w:val="Textoindependiente"/>
              <w:numPr>
                <w:ilvl w:val="0"/>
                <w:numId w:val="63"/>
              </w:numPr>
              <w:spacing w:after="0"/>
              <w:rPr>
                <w:rFonts w:ascii="Times New Roman" w:hAnsi="Times New Roman"/>
                <w:sz w:val="24"/>
                <w:szCs w:val="24"/>
              </w:rPr>
            </w:pPr>
            <w:r>
              <w:rPr>
                <w:rFonts w:ascii="Times New Roman" w:hAnsi="Times New Roman"/>
                <w:sz w:val="24"/>
                <w:szCs w:val="24"/>
              </w:rPr>
              <w:t>1 : “Failed” or</w:t>
            </w:r>
          </w:p>
          <w:p w:rsidR="0073466D" w:rsidRDefault="00C56BD9">
            <w:pPr>
              <w:pStyle w:val="Textoindependiente"/>
              <w:numPr>
                <w:ilvl w:val="0"/>
                <w:numId w:val="63"/>
              </w:numPr>
              <w:spacing w:after="0"/>
              <w:rPr>
                <w:rFonts w:ascii="Times New Roman" w:hAnsi="Times New Roman"/>
                <w:sz w:val="24"/>
                <w:szCs w:val="24"/>
              </w:rPr>
            </w:pPr>
            <w:r>
              <w:rPr>
                <w:rFonts w:ascii="Times New Roman" w:hAnsi="Times New Roman"/>
                <w:sz w:val="24"/>
                <w:szCs w:val="24"/>
              </w:rPr>
              <w:t>2 : “No change”</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76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INFO</w:t>
            </w:r>
          </w:p>
        </w:tc>
        <w:tc>
          <w:tcPr>
            <w:tcW w:w="16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Varchar(200)</w:t>
            </w:r>
          </w:p>
        </w:tc>
        <w:tc>
          <w:tcPr>
            <w:tcW w:w="4138"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Information Field from the Processor.  In case of a failure in the merchant setup, it explains why the setup failed.</w:t>
            </w:r>
          </w:p>
        </w:tc>
        <w:tc>
          <w:tcPr>
            <w:tcW w:w="1276" w:type="dxa"/>
          </w:tcPr>
          <w:p w:rsidR="0073466D" w:rsidRDefault="0073466D">
            <w:pPr>
              <w:pStyle w:val="Textoindependiente"/>
              <w:ind w:firstLine="144"/>
              <w:rPr>
                <w:rFonts w:ascii="Times New Roman" w:hAnsi="Times New Roman"/>
                <w:sz w:val="24"/>
                <w:szCs w:val="24"/>
              </w:rPr>
            </w:pPr>
          </w:p>
        </w:tc>
      </w:tr>
    </w:tbl>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Trailer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28"/>
        <w:gridCol w:w="3966"/>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gridSpan w:val="2"/>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Trailer Constant</w:t>
            </w:r>
          </w:p>
        </w:tc>
        <w:tc>
          <w:tcPr>
            <w:tcW w:w="16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Varchar(7)</w:t>
            </w:r>
          </w:p>
        </w:tc>
        <w:tc>
          <w:tcPr>
            <w:tcW w:w="3994" w:type="dxa"/>
            <w:gridSpan w:val="2"/>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TRAILER</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Processor Processed date</w:t>
            </w:r>
          </w:p>
        </w:tc>
        <w:tc>
          <w:tcPr>
            <w:tcW w:w="16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Varchar(8)</w:t>
            </w:r>
          </w:p>
        </w:tc>
        <w:tc>
          <w:tcPr>
            <w:tcW w:w="3994" w:type="dxa"/>
            <w:gridSpan w:val="2"/>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Date the Processor processed the file</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Varchar (9)</w:t>
            </w:r>
          </w:p>
        </w:tc>
        <w:tc>
          <w:tcPr>
            <w:tcW w:w="3994" w:type="dxa"/>
            <w:gridSpan w:val="2"/>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Sum of Balances</w:t>
            </w:r>
          </w:p>
        </w:tc>
        <w:tc>
          <w:tcPr>
            <w:tcW w:w="1704" w:type="dxa"/>
            <w:gridSpan w:val="2"/>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Numeric(14,2)</w:t>
            </w:r>
          </w:p>
        </w:tc>
        <w:tc>
          <w:tcPr>
            <w:tcW w:w="396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 xml:space="preserve">Total amount of Balances included on the detail of the file. </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 xml:space="preserve">Number of </w:t>
            </w:r>
            <w:r>
              <w:rPr>
                <w:rFonts w:ascii="Times New Roman" w:hAnsi="Times New Roman"/>
                <w:sz w:val="24"/>
                <w:szCs w:val="24"/>
              </w:rPr>
              <w:t>Rows</w:t>
            </w:r>
          </w:p>
        </w:tc>
        <w:tc>
          <w:tcPr>
            <w:tcW w:w="1704" w:type="dxa"/>
            <w:gridSpan w:val="2"/>
          </w:tcPr>
          <w:p w:rsidR="0073466D" w:rsidRDefault="00C56BD9">
            <w:pPr>
              <w:pStyle w:val="Textoindependiente"/>
              <w:ind w:firstLine="144"/>
              <w:jc w:val="center"/>
              <w:rPr>
                <w:rFonts w:ascii="Times New Roman" w:hAnsi="Times New Roman"/>
                <w:sz w:val="24"/>
                <w:szCs w:val="24"/>
              </w:rPr>
            </w:pPr>
            <w:r>
              <w:rPr>
                <w:rFonts w:ascii="Times New Roman" w:hAnsi="Times New Roman"/>
                <w:sz w:val="24"/>
                <w:szCs w:val="24"/>
              </w:rPr>
              <w:t>Numeric(5)</w:t>
            </w:r>
          </w:p>
        </w:tc>
        <w:tc>
          <w:tcPr>
            <w:tcW w:w="396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Total number of rows included on the file (it does not include the header and trailer rows)</w:t>
            </w:r>
          </w:p>
        </w:tc>
        <w:tc>
          <w:tcPr>
            <w:tcW w:w="1276" w:type="dxa"/>
          </w:tcPr>
          <w:p w:rsidR="0073466D" w:rsidRDefault="00C56BD9">
            <w:pPr>
              <w:pStyle w:val="Textoindependiente"/>
              <w:ind w:firstLine="144"/>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rPr>
          <w:rFonts w:ascii="Times New Roman" w:hAnsi="Times New Roman"/>
          <w:sz w:val="24"/>
          <w:szCs w:val="24"/>
        </w:rPr>
      </w:pPr>
    </w:p>
    <w:p w:rsidR="0073466D" w:rsidRDefault="00C56BD9">
      <w:pPr>
        <w:pStyle w:val="Textoindependiente"/>
        <w:ind w:left="1170" w:hanging="810"/>
        <w:rPr>
          <w:rFonts w:ascii="Times New Roman" w:hAnsi="Times New Roman"/>
          <w:sz w:val="24"/>
          <w:szCs w:val="24"/>
        </w:rPr>
      </w:pPr>
      <w:r>
        <w:rPr>
          <w:rFonts w:ascii="Times New Roman" w:hAnsi="Times New Roman"/>
          <w:b/>
          <w:bCs/>
          <w:sz w:val="24"/>
          <w:szCs w:val="24"/>
        </w:rPr>
        <w:lastRenderedPageBreak/>
        <w:t xml:space="preserve">Special Considerations: </w:t>
      </w:r>
    </w:p>
    <w:p w:rsidR="0073466D" w:rsidRDefault="00C56BD9">
      <w:pPr>
        <w:pStyle w:val="Textoindependiente"/>
        <w:spacing w:after="0"/>
        <w:ind w:left="360"/>
        <w:rPr>
          <w:rFonts w:ascii="Times New Roman" w:hAnsi="Times New Roman"/>
          <w:sz w:val="24"/>
          <w:szCs w:val="24"/>
        </w:rPr>
      </w:pPr>
      <w:r>
        <w:rPr>
          <w:rFonts w:ascii="Times New Roman" w:hAnsi="Times New Roman"/>
          <w:sz w:val="24"/>
          <w:szCs w:val="24"/>
        </w:rPr>
        <w:t>The fields Processor Processed Date, AMI Processor Code, AMI Merchant Number, Processor Merchant Number, Balance</w:t>
      </w:r>
      <w:r>
        <w:rPr>
          <w:rFonts w:ascii="Times New Roman" w:hAnsi="Times New Roman"/>
          <w:sz w:val="24"/>
          <w:szCs w:val="24"/>
        </w:rPr>
        <w:t xml:space="preserve"> and Specified Percentage Rate should be replicated from the previous file sent to the processor as acknowledgement with :</w:t>
      </w:r>
    </w:p>
    <w:p w:rsidR="0073466D" w:rsidRDefault="00C56BD9">
      <w:pPr>
        <w:pStyle w:val="Textoindependiente"/>
        <w:numPr>
          <w:ilvl w:val="0"/>
          <w:numId w:val="64"/>
        </w:numPr>
        <w:spacing w:after="0"/>
        <w:rPr>
          <w:rFonts w:ascii="Times New Roman" w:hAnsi="Times New Roman"/>
          <w:sz w:val="24"/>
          <w:szCs w:val="24"/>
        </w:rPr>
      </w:pPr>
      <w:r>
        <w:rPr>
          <w:rFonts w:ascii="Times New Roman" w:hAnsi="Times New Roman"/>
          <w:sz w:val="24"/>
          <w:szCs w:val="24"/>
        </w:rPr>
        <w:t xml:space="preserve">status of “0” , if the merchant’s setup was successful.  </w:t>
      </w:r>
    </w:p>
    <w:p w:rsidR="0073466D" w:rsidRDefault="00C56BD9">
      <w:pPr>
        <w:pStyle w:val="Textoindependiente"/>
        <w:numPr>
          <w:ilvl w:val="0"/>
          <w:numId w:val="64"/>
        </w:numPr>
        <w:spacing w:after="0"/>
        <w:rPr>
          <w:rFonts w:ascii="Times New Roman" w:hAnsi="Times New Roman"/>
          <w:sz w:val="24"/>
          <w:szCs w:val="24"/>
        </w:rPr>
      </w:pPr>
      <w:r>
        <w:rPr>
          <w:rFonts w:ascii="Times New Roman" w:hAnsi="Times New Roman"/>
          <w:sz w:val="24"/>
          <w:szCs w:val="24"/>
        </w:rPr>
        <w:t xml:space="preserve">status of “1”, if the merchant’s setup was unsuccessful, and on the text </w:t>
      </w:r>
      <w:r>
        <w:rPr>
          <w:rFonts w:ascii="Times New Roman" w:hAnsi="Times New Roman"/>
          <w:sz w:val="24"/>
          <w:szCs w:val="24"/>
        </w:rPr>
        <w:t>field an explanation should be given indicating the setup failure reason.</w:t>
      </w:r>
    </w:p>
    <w:p w:rsidR="0073466D" w:rsidRDefault="00C56BD9">
      <w:pPr>
        <w:pStyle w:val="Textoindependiente"/>
        <w:numPr>
          <w:ilvl w:val="0"/>
          <w:numId w:val="64"/>
        </w:numPr>
        <w:spacing w:after="0"/>
        <w:rPr>
          <w:rFonts w:ascii="Times New Roman" w:hAnsi="Times New Roman"/>
          <w:sz w:val="24"/>
          <w:szCs w:val="24"/>
        </w:rPr>
      </w:pPr>
      <w:r>
        <w:rPr>
          <w:rFonts w:ascii="Times New Roman" w:hAnsi="Times New Roman"/>
          <w:sz w:val="24"/>
          <w:szCs w:val="24"/>
        </w:rPr>
        <w:t>status of  “2”, if the merchant’s current setup did not change.</w:t>
      </w:r>
    </w:p>
    <w:p w:rsidR="0073466D" w:rsidRDefault="0073466D">
      <w:pPr>
        <w:pStyle w:val="Textoindependiente"/>
        <w:rPr>
          <w:rFonts w:ascii="Times New Roman" w:hAnsi="Times New Roman"/>
          <w:b/>
          <w:bCs/>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 xml:space="preserve">Example: </w:t>
      </w:r>
    </w:p>
    <w:p w:rsidR="0073466D" w:rsidRDefault="00C56BD9">
      <w:pPr>
        <w:pStyle w:val="Textoindependiente"/>
        <w:rPr>
          <w:rFonts w:ascii="Times New Roman" w:hAnsi="Times New Roman"/>
          <w:sz w:val="24"/>
          <w:szCs w:val="24"/>
        </w:rPr>
      </w:pPr>
      <w:r>
        <w:rPr>
          <w:rFonts w:ascii="Times New Roman" w:hAnsi="Times New Roman"/>
          <w:sz w:val="24"/>
          <w:szCs w:val="24"/>
        </w:rPr>
        <w:t xml:space="preserve">For this example we could consider the merchant pool of “Processor StarFleet” (processor initials “ST” and </w:t>
      </w:r>
      <w:r>
        <w:rPr>
          <w:rFonts w:ascii="Times New Roman" w:hAnsi="Times New Roman"/>
          <w:sz w:val="24"/>
          <w:szCs w:val="24"/>
        </w:rPr>
        <w:t>AMI Processor code 777).  Let’s say this processor has the following Merchant Agreements: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2"/>
        <w:gridCol w:w="2208"/>
        <w:gridCol w:w="2208"/>
        <w:gridCol w:w="2208"/>
      </w:tblGrid>
      <w:tr w:rsidR="0073466D">
        <w:tblPrEx>
          <w:tblCellMar>
            <w:top w:w="0" w:type="dxa"/>
            <w:bottom w:w="0" w:type="dxa"/>
          </w:tblCellMar>
        </w:tblPrEx>
        <w:trPr>
          <w:trHeight w:val="499"/>
        </w:trPr>
        <w:tc>
          <w:tcPr>
            <w:tcW w:w="2232"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Item</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1</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2</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3</w:t>
            </w:r>
          </w:p>
        </w:tc>
      </w:tr>
      <w:tr w:rsidR="0073466D">
        <w:tblPrEx>
          <w:tblCellMar>
            <w:top w:w="0" w:type="dxa"/>
            <w:bottom w:w="0" w:type="dxa"/>
          </w:tblCellMar>
        </w:tblPrEx>
        <w:trPr>
          <w:trHeight w:val="499"/>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Merchant Number</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4547</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4546</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14456</w:t>
            </w:r>
          </w:p>
        </w:tc>
      </w:tr>
      <w:tr w:rsidR="0073466D">
        <w:tblPrEx>
          <w:tblCellMar>
            <w:top w:w="0" w:type="dxa"/>
            <w:bottom w:w="0" w:type="dxa"/>
          </w:tblCellMar>
        </w:tblPrEx>
        <w:trPr>
          <w:trHeight w:val="484"/>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1277387016252999</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1277387016252888</w:t>
            </w:r>
          </w:p>
        </w:tc>
      </w:tr>
      <w:tr w:rsidR="0073466D">
        <w:tblPrEx>
          <w:tblCellMar>
            <w:top w:w="0" w:type="dxa"/>
            <w:bottom w:w="0" w:type="dxa"/>
          </w:tblCellMar>
        </w:tblPrEx>
        <w:trPr>
          <w:trHeight w:val="514"/>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Balance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$10799.61</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$0</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$4154.98</w:t>
            </w:r>
          </w:p>
        </w:tc>
      </w:tr>
      <w:tr w:rsidR="0073466D">
        <w:tblPrEx>
          <w:tblCellMar>
            <w:top w:w="0" w:type="dxa"/>
            <w:bottom w:w="0" w:type="dxa"/>
          </w:tblCellMar>
        </w:tblPrEx>
        <w:trPr>
          <w:trHeight w:val="150"/>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(Specified Percentage) Rate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24%</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15%</w:t>
            </w:r>
          </w:p>
        </w:tc>
      </w:tr>
      <w:tr w:rsidR="0073466D">
        <w:tblPrEx>
          <w:tblCellMar>
            <w:top w:w="0" w:type="dxa"/>
            <w:bottom w:w="0" w:type="dxa"/>
          </w:tblCellMar>
        </w:tblPrEx>
        <w:trPr>
          <w:trHeight w:val="150"/>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Observations</w:t>
            </w:r>
          </w:p>
        </w:tc>
        <w:tc>
          <w:tcPr>
            <w:tcW w:w="2208" w:type="dxa"/>
          </w:tcPr>
          <w:p w:rsidR="0073466D" w:rsidRDefault="0073466D">
            <w:pPr>
              <w:pStyle w:val="Textoindependiente"/>
              <w:spacing w:after="120"/>
              <w:ind w:firstLine="142"/>
              <w:jc w:val="center"/>
              <w:rPr>
                <w:rFonts w:ascii="Times New Roman" w:hAnsi="Times New Roman"/>
                <w:sz w:val="24"/>
                <w:szCs w:val="24"/>
              </w:rPr>
            </w:pP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This merchant just finished performing on its agreement and there are no other contracts, or the merchant doesn’t belong to an affiliation that has outstanding balances of unremitted </w:t>
            </w:r>
            <w:r>
              <w:rPr>
                <w:rFonts w:ascii="Times New Roman" w:hAnsi="Times New Roman"/>
                <w:sz w:val="24"/>
                <w:szCs w:val="24"/>
              </w:rPr>
              <w:t>purchased future receivables.</w:t>
            </w:r>
          </w:p>
        </w:tc>
        <w:tc>
          <w:tcPr>
            <w:tcW w:w="2208" w:type="dxa"/>
          </w:tcPr>
          <w:p w:rsidR="0073466D" w:rsidRDefault="0073466D">
            <w:pPr>
              <w:pStyle w:val="Textoindependiente"/>
              <w:spacing w:after="120"/>
              <w:ind w:firstLine="142"/>
              <w:jc w:val="center"/>
              <w:rPr>
                <w:rFonts w:ascii="Times New Roman" w:hAnsi="Times New Roman"/>
                <w:sz w:val="24"/>
                <w:szCs w:val="24"/>
              </w:rPr>
            </w:pPr>
          </w:p>
        </w:tc>
      </w:tr>
    </w:tbl>
    <w:p w:rsidR="0073466D" w:rsidRDefault="00C56BD9">
      <w:pPr>
        <w:pStyle w:val="Textoindependiente"/>
        <w:rPr>
          <w:rFonts w:ascii="Times New Roman" w:hAnsi="Times New Roman"/>
          <w:sz w:val="24"/>
          <w:szCs w:val="24"/>
        </w:rPr>
      </w:pPr>
      <w:r>
        <w:rPr>
          <w:rFonts w:ascii="Times New Roman" w:hAnsi="Times New Roman"/>
          <w:sz w:val="24"/>
          <w:szCs w:val="24"/>
        </w:rPr>
        <w:lastRenderedPageBreak/>
        <w:t>For this example, the processing date would be June 18th, 2005.  This would mean that AdvanceMe would create a file called ST050618.WSF, and would have the following data:</w:t>
      </w:r>
    </w:p>
    <w:p w:rsidR="0073466D" w:rsidRDefault="002671F4">
      <w:pPr>
        <w:pStyle w:val="Textoindependiente"/>
        <w:ind w:left="720"/>
        <w:rPr>
          <w:rFonts w:ascii="Times New Roman" w:hAnsi="Times New Roman"/>
          <w:sz w:val="24"/>
          <w:szCs w:val="24"/>
        </w:rPr>
      </w:pPr>
      <w:r>
        <w:rPr>
          <w:rFonts w:ascii="Times New Roman" w:eastAsia="Times New Roman" w:hAnsi="Times New Roman"/>
          <w:noProof/>
          <w:sz w:val="24"/>
          <w:szCs w:val="24"/>
        </w:rPr>
        <w:drawing>
          <wp:inline distT="0" distB="0" distL="0" distR="0">
            <wp:extent cx="4551045" cy="1127125"/>
            <wp:effectExtent l="19050" t="0" r="1905" b="0"/>
            <wp:docPr id="42" name="Picture Fram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41"/>
                    <pic:cNvPicPr>
                      <a:picLocks noChangeAspect="1" noChangeArrowheads="1"/>
                    </pic:cNvPicPr>
                  </pic:nvPicPr>
                  <pic:blipFill>
                    <a:blip r:embed="rId49"/>
                    <a:srcRect/>
                    <a:stretch>
                      <a:fillRect/>
                    </a:stretch>
                  </pic:blipFill>
                  <pic:spPr bwMode="auto">
                    <a:xfrm>
                      <a:off x="0" y="0"/>
                      <a:ext cx="4551045" cy="1127125"/>
                    </a:xfrm>
                    <a:prstGeom prst="rect">
                      <a:avLst/>
                    </a:prstGeom>
                    <a:noFill/>
                    <a:ln w="9525">
                      <a:noFill/>
                      <a:miter lim="800000"/>
                      <a:headEnd/>
                      <a:tailEnd/>
                    </a:ln>
                  </pic:spPr>
                </pic:pic>
              </a:graphicData>
            </a:graphic>
          </wp:inline>
        </w:drawing>
      </w:r>
      <w:r w:rsidR="00C56BD9">
        <w:rPr>
          <w:rFonts w:ascii="Times New Roman" w:hAnsi="Times New Roman"/>
          <w:sz w:val="24"/>
          <w:szCs w:val="24"/>
        </w:rPr>
        <w:br/>
        <w:t xml:space="preserve">In this case, the processor would receive the WSF </w:t>
      </w:r>
      <w:r w:rsidR="00C56BD9">
        <w:rPr>
          <w:rFonts w:ascii="Times New Roman" w:hAnsi="Times New Roman"/>
          <w:sz w:val="24"/>
          <w:szCs w:val="24"/>
        </w:rPr>
        <w:t xml:space="preserve">and generate the Response file, to acknowledge the success of failure of the merchant’s setup transactions submitted on the WSF file.   In this scenario, let’s say that the first two transactions are successfully set up, but in the last one, the processor </w:t>
      </w:r>
      <w:r w:rsidR="00C56BD9">
        <w:rPr>
          <w:rFonts w:ascii="Times New Roman" w:hAnsi="Times New Roman"/>
          <w:sz w:val="24"/>
          <w:szCs w:val="24"/>
        </w:rPr>
        <w:t>didn’t recognize the merchant’s processor number.  In this case, Advanceme Inc would receive the following file (ST050618.RSF) from the processor, and this file would have the following data:</w:t>
      </w:r>
      <w:r w:rsidR="00C56BD9">
        <w:rPr>
          <w:rFonts w:ascii="Times New Roman" w:hAnsi="Times New Roman"/>
          <w:sz w:val="24"/>
          <w:szCs w:val="24"/>
        </w:rPr>
        <w:tab/>
      </w:r>
      <w:r w:rsidR="00C56BD9">
        <w:rPr>
          <w:rFonts w:ascii="Times New Roman" w:hAnsi="Times New Roman"/>
          <w:sz w:val="24"/>
          <w:szCs w:val="24"/>
        </w:rPr>
        <w:br/>
      </w:r>
      <w:r>
        <w:rPr>
          <w:rFonts w:ascii="Times New Roman" w:eastAsia="Times New Roman" w:hAnsi="Times New Roman"/>
          <w:noProof/>
          <w:sz w:val="24"/>
          <w:szCs w:val="24"/>
        </w:rPr>
        <w:drawing>
          <wp:inline distT="0" distB="0" distL="0" distR="0">
            <wp:extent cx="5401310" cy="1127125"/>
            <wp:effectExtent l="19050" t="0" r="8890" b="0"/>
            <wp:docPr id="43" name="Picture Fram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42"/>
                    <pic:cNvPicPr>
                      <a:picLocks noChangeAspect="1" noChangeArrowheads="1"/>
                    </pic:cNvPicPr>
                  </pic:nvPicPr>
                  <pic:blipFill>
                    <a:blip r:embed="rId50"/>
                    <a:srcRect/>
                    <a:stretch>
                      <a:fillRect/>
                    </a:stretch>
                  </pic:blipFill>
                  <pic:spPr bwMode="auto">
                    <a:xfrm>
                      <a:off x="0" y="0"/>
                      <a:ext cx="5401310" cy="1127125"/>
                    </a:xfrm>
                    <a:prstGeom prst="rect">
                      <a:avLst/>
                    </a:prstGeom>
                    <a:noFill/>
                    <a:ln w="9525">
                      <a:noFill/>
                      <a:miter lim="800000"/>
                      <a:headEnd/>
                      <a:tailEnd/>
                    </a:ln>
                  </pic:spPr>
                </pic:pic>
              </a:graphicData>
            </a:graphic>
          </wp:inline>
        </w:drawing>
      </w:r>
    </w:p>
    <w:p w:rsidR="0073466D" w:rsidRDefault="00C56BD9">
      <w:pPr>
        <w:pStyle w:val="Ttulo2"/>
        <w:rPr>
          <w:rFonts w:ascii="Times New Roman" w:hAnsi="Times New Roman"/>
          <w:sz w:val="24"/>
          <w:szCs w:val="24"/>
        </w:rPr>
      </w:pPr>
      <w:bookmarkStart w:id="660" w:name="_Toc128325640"/>
      <w:bookmarkStart w:id="661" w:name="_Toc25243"/>
      <w:bookmarkStart w:id="662" w:name="_Processor_Activity_File_(PAF)"/>
      <w:r>
        <w:rPr>
          <w:rFonts w:ascii="Times New Roman" w:hAnsi="Times New Roman"/>
          <w:sz w:val="24"/>
          <w:szCs w:val="24"/>
        </w:rPr>
        <w:t>Processor Activity File</w:t>
      </w:r>
      <w:bookmarkEnd w:id="648"/>
      <w:bookmarkEnd w:id="649"/>
      <w:r>
        <w:rPr>
          <w:rFonts w:ascii="Times New Roman" w:hAnsi="Times New Roman"/>
          <w:sz w:val="24"/>
          <w:szCs w:val="24"/>
        </w:rPr>
        <w:t xml:space="preserve"> (PAF)</w:t>
      </w:r>
      <w:bookmarkEnd w:id="660"/>
      <w:bookmarkEnd w:id="661"/>
    </w:p>
    <w:bookmarkEnd w:id="662"/>
    <w:p w:rsidR="0073466D" w:rsidRDefault="00C56BD9">
      <w:pPr>
        <w:pStyle w:val="Textoindependiente"/>
        <w:rPr>
          <w:rFonts w:ascii="Times New Roman" w:hAnsi="Times New Roman"/>
          <w:sz w:val="24"/>
          <w:szCs w:val="24"/>
        </w:rPr>
      </w:pPr>
      <w:r>
        <w:rPr>
          <w:rFonts w:ascii="Times New Roman" w:hAnsi="Times New Roman"/>
          <w:b/>
          <w:bCs/>
          <w:sz w:val="24"/>
          <w:szCs w:val="24"/>
        </w:rPr>
        <w:t>Extension</w:t>
      </w:r>
      <w:r>
        <w:rPr>
          <w:rFonts w:ascii="Times New Roman" w:hAnsi="Times New Roman"/>
          <w:sz w:val="24"/>
          <w:szCs w:val="24"/>
        </w:rPr>
        <w:t>:</w:t>
      </w:r>
      <w:r>
        <w:rPr>
          <w:rFonts w:ascii="Times New Roman" w:hAnsi="Times New Roman"/>
          <w:sz w:val="24"/>
          <w:szCs w:val="24"/>
        </w:rPr>
        <w:tab/>
        <w:t>PAF</w:t>
      </w:r>
    </w:p>
    <w:p w:rsidR="0073466D" w:rsidRDefault="00C56BD9">
      <w:pPr>
        <w:pStyle w:val="Textoindependiente"/>
        <w:rPr>
          <w:rFonts w:ascii="Times New Roman" w:hAnsi="Times New Roman"/>
          <w:sz w:val="24"/>
          <w:szCs w:val="24"/>
        </w:rPr>
      </w:pPr>
      <w:r>
        <w:rPr>
          <w:rFonts w:ascii="Times New Roman" w:hAnsi="Times New Roman"/>
          <w:b/>
          <w:bCs/>
          <w:sz w:val="24"/>
          <w:szCs w:val="24"/>
        </w:rPr>
        <w:t>Creator</w:t>
      </w:r>
      <w:r>
        <w:rPr>
          <w:rFonts w:ascii="Times New Roman" w:hAnsi="Times New Roman"/>
          <w:sz w:val="24"/>
          <w:szCs w:val="24"/>
        </w:rPr>
        <w:t>:</w:t>
      </w:r>
      <w:r>
        <w:rPr>
          <w:rFonts w:ascii="Times New Roman" w:hAnsi="Times New Roman"/>
          <w:sz w:val="24"/>
          <w:szCs w:val="24"/>
        </w:rPr>
        <w:tab/>
        <w:t>Process</w:t>
      </w:r>
      <w:r>
        <w:rPr>
          <w:rFonts w:ascii="Times New Roman" w:hAnsi="Times New Roman"/>
          <w:sz w:val="24"/>
          <w:szCs w:val="24"/>
        </w:rPr>
        <w:t>or</w:t>
      </w:r>
    </w:p>
    <w:p w:rsidR="0073466D" w:rsidRDefault="00C56BD9">
      <w:pPr>
        <w:pStyle w:val="Textoindependiente"/>
        <w:ind w:left="1440" w:hanging="1080"/>
        <w:rPr>
          <w:rFonts w:ascii="Times New Roman" w:hAnsi="Times New Roman"/>
          <w:bCs/>
          <w:sz w:val="24"/>
          <w:szCs w:val="24"/>
        </w:rPr>
      </w:pPr>
      <w:r>
        <w:rPr>
          <w:rFonts w:ascii="Times New Roman" w:hAnsi="Times New Roman"/>
          <w:b/>
          <w:bCs/>
          <w:sz w:val="24"/>
          <w:szCs w:val="24"/>
        </w:rPr>
        <w:t>Purpose</w:t>
      </w:r>
      <w:r>
        <w:rPr>
          <w:rFonts w:ascii="Times New Roman" w:hAnsi="Times New Roman"/>
          <w:bCs/>
          <w:sz w:val="24"/>
          <w:szCs w:val="24"/>
        </w:rPr>
        <w:t>:</w:t>
      </w:r>
      <w:r>
        <w:rPr>
          <w:rFonts w:ascii="Times New Roman" w:hAnsi="Times New Roman"/>
          <w:bCs/>
          <w:sz w:val="24"/>
          <w:szCs w:val="24"/>
        </w:rPr>
        <w:tab/>
        <w:t>To notify AdvanceMe of all activity processed by the processor for an activity period.  It also indicates the Specified Percentage rates taken for each processor and the amount withheld for AdvanceMe, Inc.</w:t>
      </w:r>
    </w:p>
    <w:p w:rsidR="0073466D" w:rsidRDefault="00C56BD9">
      <w:pPr>
        <w:pStyle w:val="Textoindependiente"/>
        <w:rPr>
          <w:rFonts w:ascii="Times New Roman" w:hAnsi="Times New Roman"/>
          <w:b/>
          <w:bCs/>
          <w:sz w:val="24"/>
          <w:szCs w:val="24"/>
        </w:rPr>
      </w:pPr>
      <w:r>
        <w:rPr>
          <w:rFonts w:ascii="Times New Roman" w:hAnsi="Times New Roman"/>
          <w:b/>
          <w:bCs/>
          <w:sz w:val="24"/>
          <w:szCs w:val="24"/>
        </w:rPr>
        <w:t>Header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3994"/>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Header Constant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HEADER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the Processor processed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 (9)</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spacing w:before="120" w:after="0"/>
        <w:rPr>
          <w:rFonts w:ascii="Times New Roman" w:hAnsi="Times New Roman"/>
          <w:b/>
          <w:bCs/>
          <w:sz w:val="24"/>
          <w:szCs w:val="24"/>
        </w:rPr>
      </w:pPr>
    </w:p>
    <w:p w:rsidR="0073466D" w:rsidRDefault="00C56BD9">
      <w:pPr>
        <w:pStyle w:val="Textoindependiente"/>
        <w:spacing w:before="120" w:after="0"/>
        <w:rPr>
          <w:rFonts w:ascii="Times New Roman" w:hAnsi="Times New Roman"/>
          <w:b/>
          <w:bCs/>
          <w:sz w:val="24"/>
          <w:szCs w:val="24"/>
        </w:rPr>
      </w:pPr>
      <w:r>
        <w:rPr>
          <w:rFonts w:ascii="Times New Roman" w:hAnsi="Times New Roman"/>
          <w:b/>
          <w:bCs/>
          <w:sz w:val="24"/>
          <w:szCs w:val="24"/>
        </w:rPr>
        <w:lastRenderedPageBreak/>
        <w:t>File Detailed Structure:</w:t>
      </w:r>
    </w:p>
    <w:p w:rsidR="0073466D" w:rsidRDefault="0073466D">
      <w:pPr>
        <w:pStyle w:val="Textoindependiente"/>
        <w:spacing w:after="0"/>
        <w:rPr>
          <w:rFonts w:ascii="Times New Roman" w:hAnsi="Times New Roman"/>
          <w:b/>
          <w:bCs/>
          <w:sz w:val="24"/>
          <w:szCs w:val="24"/>
        </w:rPr>
      </w:pP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98"/>
        <w:gridCol w:w="1676"/>
        <w:gridCol w:w="3994"/>
        <w:gridCol w:w="1276"/>
      </w:tblGrid>
      <w:tr w:rsidR="0073466D">
        <w:tblPrEx>
          <w:tblCellMar>
            <w:top w:w="0" w:type="dxa"/>
            <w:bottom w:w="0" w:type="dxa"/>
          </w:tblCellMar>
        </w:tblPrEx>
        <w:trPr>
          <w:tblHeader/>
        </w:trPr>
        <w:tc>
          <w:tcPr>
            <w:tcW w:w="1998" w:type="dxa"/>
          </w:tcPr>
          <w:p w:rsidR="0073466D" w:rsidRDefault="00C56BD9">
            <w:pPr>
              <w:pStyle w:val="Textoindependiente"/>
              <w:ind w:firstLine="180"/>
              <w:jc w:val="center"/>
              <w:rPr>
                <w:rFonts w:ascii="Times New Roman" w:hAnsi="Times New Roman"/>
                <w:b/>
                <w:bCs/>
                <w:sz w:val="24"/>
                <w:szCs w:val="24"/>
              </w:rPr>
            </w:pPr>
            <w:r>
              <w:rPr>
                <w:rFonts w:ascii="Times New Roman" w:hAnsi="Times New Roman"/>
                <w:b/>
                <w:bCs/>
                <w:sz w:val="24"/>
                <w:szCs w:val="24"/>
              </w:rPr>
              <w:t>Name</w:t>
            </w:r>
          </w:p>
        </w:tc>
        <w:tc>
          <w:tcPr>
            <w:tcW w:w="1676" w:type="dxa"/>
          </w:tcPr>
          <w:p w:rsidR="0073466D" w:rsidRDefault="00C56BD9">
            <w:pPr>
              <w:pStyle w:val="Textoindependiente"/>
              <w:ind w:firstLine="162"/>
              <w:jc w:val="center"/>
              <w:rPr>
                <w:rFonts w:ascii="Times New Roman" w:hAnsi="Times New Roman"/>
                <w:b/>
                <w:bCs/>
                <w:sz w:val="24"/>
                <w:szCs w:val="24"/>
              </w:rPr>
            </w:pPr>
            <w:r>
              <w:rPr>
                <w:rFonts w:ascii="Times New Roman" w:hAnsi="Times New Roman"/>
                <w:b/>
                <w:bCs/>
                <w:sz w:val="24"/>
                <w:szCs w:val="24"/>
              </w:rPr>
              <w:t>Data Type</w:t>
            </w:r>
          </w:p>
        </w:tc>
        <w:tc>
          <w:tcPr>
            <w:tcW w:w="3994" w:type="dxa"/>
          </w:tcPr>
          <w:p w:rsidR="0073466D" w:rsidRDefault="00C56BD9">
            <w:pPr>
              <w:pStyle w:val="Textoindependiente"/>
              <w:ind w:firstLine="196"/>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Processed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the Processors processed the record</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Varchar(9)</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Varchar(25)</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Processor assigned </w:t>
            </w:r>
            <w:r>
              <w:rPr>
                <w:rFonts w:ascii="Times New Roman" w:hAnsi="Times New Roman"/>
                <w:sz w:val="24"/>
                <w:szCs w:val="24"/>
              </w:rPr>
              <w:t>merchant number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Retrieval source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Retrievalsource code</w:t>
            </w:r>
          </w:p>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VISA / MC: 1</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Total Amount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Total amount processed by the Merchant during the activity period specified by Start Date and End Date fields.  Money going from </w:t>
            </w:r>
            <w:r>
              <w:rPr>
                <w:rFonts w:ascii="Times New Roman" w:hAnsi="Times New Roman"/>
                <w:sz w:val="24"/>
                <w:szCs w:val="24"/>
              </w:rPr>
              <w:t>AdvanceMe inc. to the merchant is positive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Withdrawal Amount</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Withdrawal amount withheld for AMI. Money going from the merchant to Avanzame is negative. Money going from AdvanceMe inc. to the merchant is positive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Activity </w:t>
            </w:r>
            <w:r>
              <w:rPr>
                <w:rFonts w:ascii="Times New Roman" w:hAnsi="Times New Roman"/>
                <w:sz w:val="24"/>
                <w:szCs w:val="24"/>
              </w:rPr>
              <w:t>type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Numeric(3)</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Withdrawal: 70</w:t>
            </w:r>
          </w:p>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Adjustment: 20</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(Specified Percentage) Rate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Numeric(14,2)</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Percent withheld. (1.00 means 100%, 0.50 means 50% and so on)</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Start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Start date of the activity period. </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9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End date</w:t>
            </w:r>
          </w:p>
        </w:tc>
        <w:tc>
          <w:tcPr>
            <w:tcW w:w="1676"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Varchar(8)</w:t>
            </w:r>
          </w:p>
        </w:tc>
        <w:tc>
          <w:tcPr>
            <w:tcW w:w="3994"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End date of the activity period. </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spacing w:after="0"/>
        <w:rPr>
          <w:rFonts w:ascii="Times New Roman" w:hAnsi="Times New Roman"/>
          <w:b/>
          <w:bCs/>
          <w:sz w:val="24"/>
          <w:szCs w:val="24"/>
        </w:rPr>
      </w:pPr>
    </w:p>
    <w:p w:rsidR="0073466D" w:rsidRDefault="0073466D">
      <w:pPr>
        <w:pStyle w:val="Textoindependiente"/>
        <w:spacing w:after="0"/>
        <w:rPr>
          <w:rFonts w:ascii="Times New Roman" w:hAnsi="Times New Roman"/>
          <w:b/>
          <w:bCs/>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Trailer record:</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8"/>
        <w:gridCol w:w="1676"/>
        <w:gridCol w:w="28"/>
        <w:gridCol w:w="3966"/>
        <w:gridCol w:w="1276"/>
      </w:tblGrid>
      <w:tr w:rsidR="0073466D">
        <w:tblPrEx>
          <w:tblCellMar>
            <w:top w:w="0" w:type="dxa"/>
            <w:bottom w:w="0" w:type="dxa"/>
          </w:tblCellMar>
        </w:tblPrEx>
        <w:tc>
          <w:tcPr>
            <w:tcW w:w="1908"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lastRenderedPageBreak/>
              <w:t>Name</w:t>
            </w:r>
          </w:p>
        </w:tc>
        <w:tc>
          <w:tcPr>
            <w:tcW w:w="1676" w:type="dxa"/>
          </w:tcPr>
          <w:p w:rsidR="0073466D" w:rsidRDefault="00C56BD9">
            <w:pPr>
              <w:pStyle w:val="Textoindependiente"/>
              <w:jc w:val="center"/>
              <w:rPr>
                <w:rFonts w:ascii="Times New Roman" w:hAnsi="Times New Roman"/>
                <w:b/>
                <w:bCs/>
                <w:sz w:val="24"/>
                <w:szCs w:val="24"/>
              </w:rPr>
            </w:pPr>
            <w:r>
              <w:rPr>
                <w:rFonts w:ascii="Times New Roman" w:hAnsi="Times New Roman"/>
                <w:b/>
                <w:bCs/>
                <w:sz w:val="24"/>
                <w:szCs w:val="24"/>
              </w:rPr>
              <w:t>Data Type</w:t>
            </w:r>
          </w:p>
        </w:tc>
        <w:tc>
          <w:tcPr>
            <w:tcW w:w="3994" w:type="dxa"/>
            <w:gridSpan w:val="2"/>
          </w:tcPr>
          <w:p w:rsidR="0073466D" w:rsidRDefault="00C56BD9">
            <w:pPr>
              <w:pStyle w:val="Textoindependiente"/>
              <w:ind w:firstLine="158"/>
              <w:jc w:val="center"/>
              <w:rPr>
                <w:rFonts w:ascii="Times New Roman" w:hAnsi="Times New Roman"/>
                <w:b/>
                <w:bCs/>
                <w:sz w:val="24"/>
                <w:szCs w:val="24"/>
              </w:rPr>
            </w:pPr>
            <w:r>
              <w:rPr>
                <w:rFonts w:ascii="Times New Roman" w:hAnsi="Times New Roman"/>
                <w:b/>
                <w:bCs/>
                <w:sz w:val="24"/>
                <w:szCs w:val="24"/>
              </w:rPr>
              <w:t>Description</w:t>
            </w:r>
          </w:p>
        </w:tc>
        <w:tc>
          <w:tcPr>
            <w:tcW w:w="1276" w:type="dxa"/>
          </w:tcPr>
          <w:p w:rsidR="0073466D" w:rsidRDefault="0073466D">
            <w:pPr>
              <w:pStyle w:val="Textoindependiente"/>
              <w:jc w:val="center"/>
              <w:rPr>
                <w:rFonts w:ascii="Times New Roman" w:hAnsi="Times New Roman"/>
                <w:sz w:val="24"/>
                <w:szCs w:val="24"/>
              </w:rPr>
            </w:pP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Trailer Constant</w:t>
            </w:r>
          </w:p>
        </w:tc>
        <w:tc>
          <w:tcPr>
            <w:tcW w:w="16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Varchar(7)</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TRAILER</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Processed date</w:t>
            </w:r>
          </w:p>
        </w:tc>
        <w:tc>
          <w:tcPr>
            <w:tcW w:w="16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Varchar(8)</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Date the Processor processed the file</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Processor Code</w:t>
            </w:r>
          </w:p>
        </w:tc>
        <w:tc>
          <w:tcPr>
            <w:tcW w:w="16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Varchar (9)</w:t>
            </w:r>
          </w:p>
        </w:tc>
        <w:tc>
          <w:tcPr>
            <w:tcW w:w="399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Processor code as existing on AMI System</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Sum of Withdrawal Amounts</w:t>
            </w:r>
          </w:p>
        </w:tc>
        <w:tc>
          <w:tcPr>
            <w:tcW w:w="170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Numeric(14,2)</w:t>
            </w:r>
          </w:p>
        </w:tc>
        <w:tc>
          <w:tcPr>
            <w:tcW w:w="396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 xml:space="preserve">Total amount of Withdrawal Amounts included on the detail of the file. </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r w:rsidR="0073466D">
        <w:tblPrEx>
          <w:tblCellMar>
            <w:top w:w="0" w:type="dxa"/>
            <w:bottom w:w="0" w:type="dxa"/>
          </w:tblCellMar>
        </w:tblPrEx>
        <w:tc>
          <w:tcPr>
            <w:tcW w:w="19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Number of Rows</w:t>
            </w:r>
          </w:p>
        </w:tc>
        <w:tc>
          <w:tcPr>
            <w:tcW w:w="1704" w:type="dxa"/>
            <w:gridSpan w:val="2"/>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Numeric(5)</w:t>
            </w:r>
          </w:p>
        </w:tc>
        <w:tc>
          <w:tcPr>
            <w:tcW w:w="396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Total number of rows included on the file (it</w:t>
            </w:r>
            <w:r>
              <w:rPr>
                <w:rFonts w:ascii="Times New Roman" w:hAnsi="Times New Roman"/>
                <w:sz w:val="24"/>
                <w:szCs w:val="24"/>
              </w:rPr>
              <w:t xml:space="preserve"> does not include the header and trailer rows)</w:t>
            </w:r>
          </w:p>
        </w:tc>
        <w:tc>
          <w:tcPr>
            <w:tcW w:w="1276" w:type="dxa"/>
          </w:tcPr>
          <w:p w:rsidR="0073466D" w:rsidRDefault="00C56BD9">
            <w:pPr>
              <w:pStyle w:val="Textoindependiente"/>
              <w:spacing w:after="120"/>
              <w:ind w:firstLine="142"/>
              <w:rPr>
                <w:rFonts w:ascii="Times New Roman" w:hAnsi="Times New Roman"/>
                <w:sz w:val="24"/>
                <w:szCs w:val="24"/>
              </w:rPr>
            </w:pPr>
            <w:r>
              <w:rPr>
                <w:rFonts w:ascii="Times New Roman" w:hAnsi="Times New Roman"/>
                <w:sz w:val="24"/>
                <w:szCs w:val="24"/>
              </w:rPr>
              <w:t>Required</w:t>
            </w:r>
          </w:p>
        </w:tc>
      </w:tr>
    </w:tbl>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b/>
          <w:bCs/>
          <w:sz w:val="24"/>
          <w:szCs w:val="24"/>
        </w:rPr>
      </w:pPr>
      <w:r>
        <w:rPr>
          <w:rFonts w:ascii="Times New Roman" w:hAnsi="Times New Roman"/>
          <w:b/>
          <w:bCs/>
          <w:sz w:val="24"/>
          <w:szCs w:val="24"/>
        </w:rPr>
        <w:t xml:space="preserve">Example: </w:t>
      </w:r>
    </w:p>
    <w:p w:rsidR="0073466D" w:rsidRDefault="00C56BD9">
      <w:pPr>
        <w:pStyle w:val="Textoindependiente"/>
        <w:rPr>
          <w:rFonts w:ascii="Times New Roman" w:hAnsi="Times New Roman"/>
          <w:sz w:val="24"/>
          <w:szCs w:val="24"/>
        </w:rPr>
      </w:pPr>
      <w:r>
        <w:rPr>
          <w:rFonts w:ascii="Times New Roman" w:hAnsi="Times New Roman"/>
          <w:sz w:val="24"/>
          <w:szCs w:val="24"/>
        </w:rPr>
        <w:t>For this example we could consider the merchant pool of “Processor StarFleet” (processor initials “ST” and AMI Processor code 777).  Let’s say this processor has the following Merchant Agr</w:t>
      </w:r>
      <w:r>
        <w:rPr>
          <w:rFonts w:ascii="Times New Roman" w:hAnsi="Times New Roman"/>
          <w:sz w:val="24"/>
          <w:szCs w:val="24"/>
        </w:rPr>
        <w:t>eements and where sent via WSF files to the processors (see Withdrawal setup files for more details)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28"/>
        <w:gridCol w:w="1890"/>
        <w:gridCol w:w="3030"/>
        <w:gridCol w:w="2208"/>
      </w:tblGrid>
      <w:tr w:rsidR="0073466D">
        <w:tblPrEx>
          <w:tblCellMar>
            <w:top w:w="0" w:type="dxa"/>
            <w:bottom w:w="0" w:type="dxa"/>
          </w:tblCellMar>
        </w:tblPrEx>
        <w:trPr>
          <w:cantSplit/>
          <w:trHeight w:val="499"/>
        </w:trPr>
        <w:tc>
          <w:tcPr>
            <w:tcW w:w="1728" w:type="dxa"/>
          </w:tcPr>
          <w:p w:rsidR="0073466D" w:rsidRDefault="0073466D">
            <w:pPr>
              <w:pStyle w:val="Textoindependiente"/>
              <w:ind w:firstLine="144"/>
              <w:jc w:val="center"/>
              <w:rPr>
                <w:rFonts w:ascii="Times New Roman" w:hAnsi="Times New Roman"/>
                <w:b/>
                <w:sz w:val="24"/>
                <w:szCs w:val="24"/>
              </w:rPr>
            </w:pPr>
          </w:p>
        </w:tc>
        <w:tc>
          <w:tcPr>
            <w:tcW w:w="1890"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1</w:t>
            </w:r>
          </w:p>
        </w:tc>
        <w:tc>
          <w:tcPr>
            <w:tcW w:w="3030"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2</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3</w:t>
            </w:r>
          </w:p>
        </w:tc>
      </w:tr>
      <w:tr w:rsidR="0073466D">
        <w:tblPrEx>
          <w:tblCellMar>
            <w:top w:w="0" w:type="dxa"/>
            <w:bottom w:w="0" w:type="dxa"/>
          </w:tblCellMar>
        </w:tblPrEx>
        <w:trPr>
          <w:cantSplit/>
          <w:trHeight w:val="499"/>
        </w:trPr>
        <w:tc>
          <w:tcPr>
            <w:tcW w:w="172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AMI Merchant Number</w:t>
            </w:r>
          </w:p>
        </w:tc>
        <w:tc>
          <w:tcPr>
            <w:tcW w:w="189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4547</w:t>
            </w:r>
          </w:p>
        </w:tc>
        <w:tc>
          <w:tcPr>
            <w:tcW w:w="303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4546</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14456</w:t>
            </w:r>
          </w:p>
        </w:tc>
      </w:tr>
      <w:tr w:rsidR="0073466D">
        <w:tblPrEx>
          <w:tblCellMar>
            <w:top w:w="0" w:type="dxa"/>
            <w:bottom w:w="0" w:type="dxa"/>
          </w:tblCellMar>
        </w:tblPrEx>
        <w:trPr>
          <w:cantSplit/>
          <w:trHeight w:val="484"/>
        </w:trPr>
        <w:tc>
          <w:tcPr>
            <w:tcW w:w="172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189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1277387016252885</w:t>
            </w:r>
          </w:p>
        </w:tc>
        <w:tc>
          <w:tcPr>
            <w:tcW w:w="303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1277387016252999</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1277387016252888</w:t>
            </w:r>
          </w:p>
        </w:tc>
      </w:tr>
      <w:tr w:rsidR="0073466D">
        <w:tblPrEx>
          <w:tblCellMar>
            <w:top w:w="0" w:type="dxa"/>
            <w:bottom w:w="0" w:type="dxa"/>
          </w:tblCellMar>
        </w:tblPrEx>
        <w:trPr>
          <w:cantSplit/>
          <w:trHeight w:val="514"/>
        </w:trPr>
        <w:tc>
          <w:tcPr>
            <w:tcW w:w="172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Balance</w:t>
            </w:r>
          </w:p>
        </w:tc>
        <w:tc>
          <w:tcPr>
            <w:tcW w:w="189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$10799.61</w:t>
            </w:r>
          </w:p>
        </w:tc>
        <w:tc>
          <w:tcPr>
            <w:tcW w:w="303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$0</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$4154.98</w:t>
            </w:r>
          </w:p>
        </w:tc>
      </w:tr>
      <w:tr w:rsidR="0073466D">
        <w:tblPrEx>
          <w:tblCellMar>
            <w:top w:w="0" w:type="dxa"/>
            <w:bottom w:w="0" w:type="dxa"/>
          </w:tblCellMar>
        </w:tblPrEx>
        <w:trPr>
          <w:cantSplit/>
          <w:trHeight w:val="150"/>
        </w:trPr>
        <w:tc>
          <w:tcPr>
            <w:tcW w:w="172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(Specified Percentage) Rate </w:t>
            </w:r>
          </w:p>
        </w:tc>
        <w:tc>
          <w:tcPr>
            <w:tcW w:w="189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24%</w:t>
            </w:r>
          </w:p>
        </w:tc>
        <w:tc>
          <w:tcPr>
            <w:tcW w:w="303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25%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15%</w:t>
            </w:r>
          </w:p>
        </w:tc>
      </w:tr>
      <w:tr w:rsidR="0073466D">
        <w:tblPrEx>
          <w:tblCellMar>
            <w:top w:w="0" w:type="dxa"/>
            <w:bottom w:w="0" w:type="dxa"/>
          </w:tblCellMar>
        </w:tblPrEx>
        <w:trPr>
          <w:cantSplit/>
          <w:trHeight w:val="150"/>
        </w:trPr>
        <w:tc>
          <w:tcPr>
            <w:tcW w:w="172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lastRenderedPageBreak/>
              <w:t>Observations</w:t>
            </w:r>
          </w:p>
        </w:tc>
        <w:tc>
          <w:tcPr>
            <w:tcW w:w="1890" w:type="dxa"/>
          </w:tcPr>
          <w:p w:rsidR="0073466D" w:rsidRDefault="0073466D">
            <w:pPr>
              <w:pStyle w:val="Textoindependiente"/>
              <w:spacing w:after="120"/>
              <w:ind w:firstLine="142"/>
              <w:jc w:val="center"/>
              <w:rPr>
                <w:rFonts w:ascii="Times New Roman" w:hAnsi="Times New Roman"/>
                <w:sz w:val="24"/>
                <w:szCs w:val="24"/>
              </w:rPr>
            </w:pPr>
          </w:p>
        </w:tc>
        <w:tc>
          <w:tcPr>
            <w:tcW w:w="3030"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 xml:space="preserve">This merchant just finished performing its agreement and there are no other contracts, or the merchant doesn’t belong to an affiliation that has outstanding balances of </w:t>
            </w:r>
            <w:r>
              <w:rPr>
                <w:rFonts w:ascii="Times New Roman" w:hAnsi="Times New Roman"/>
                <w:sz w:val="24"/>
                <w:szCs w:val="24"/>
              </w:rPr>
              <w:t>unremitted purchased future receivables.</w:t>
            </w:r>
          </w:p>
        </w:tc>
        <w:tc>
          <w:tcPr>
            <w:tcW w:w="2208" w:type="dxa"/>
          </w:tcPr>
          <w:p w:rsidR="0073466D" w:rsidRDefault="0073466D">
            <w:pPr>
              <w:pStyle w:val="Textoindependiente"/>
              <w:spacing w:after="120"/>
              <w:ind w:firstLine="142"/>
              <w:jc w:val="center"/>
              <w:rPr>
                <w:rFonts w:ascii="Times New Roman" w:hAnsi="Times New Roman"/>
                <w:sz w:val="24"/>
                <w:szCs w:val="24"/>
              </w:rPr>
            </w:pPr>
          </w:p>
        </w:tc>
      </w:tr>
    </w:tbl>
    <w:p w:rsidR="0073466D" w:rsidRDefault="0073466D">
      <w:pPr>
        <w:pStyle w:val="Textoindependiente"/>
        <w:rPr>
          <w:rFonts w:ascii="Times New Roman" w:hAnsi="Times New Roman"/>
          <w:sz w:val="24"/>
          <w:szCs w:val="24"/>
        </w:rPr>
      </w:pPr>
    </w:p>
    <w:p w:rsidR="0073466D" w:rsidRDefault="0073466D">
      <w:pPr>
        <w:pStyle w:val="Textoindependiente"/>
        <w:rPr>
          <w:rFonts w:ascii="Times New Roman" w:hAnsi="Times New Roman"/>
          <w:sz w:val="24"/>
          <w:szCs w:val="24"/>
        </w:rPr>
      </w:pPr>
    </w:p>
    <w:p w:rsidR="0073466D" w:rsidRDefault="00C56BD9">
      <w:pPr>
        <w:pStyle w:val="Textoindependiente"/>
        <w:rPr>
          <w:rFonts w:ascii="Times New Roman" w:hAnsi="Times New Roman"/>
          <w:bCs/>
          <w:sz w:val="24"/>
          <w:szCs w:val="24"/>
        </w:rPr>
      </w:pPr>
      <w:r>
        <w:rPr>
          <w:rFonts w:ascii="Times New Roman" w:hAnsi="Times New Roman"/>
          <w:bCs/>
          <w:sz w:val="24"/>
          <w:szCs w:val="24"/>
        </w:rPr>
        <w:t>Let’s say that those merchants have the following amounts from the Processor’s Master Card / Visa Transaction Settlement File :</w:t>
      </w:r>
    </w:p>
    <w:tbl>
      <w:tblPr>
        <w:tblW w:w="6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2"/>
        <w:gridCol w:w="2208"/>
        <w:gridCol w:w="2208"/>
      </w:tblGrid>
      <w:tr w:rsidR="0073466D">
        <w:tblPrEx>
          <w:tblCellMar>
            <w:top w:w="0" w:type="dxa"/>
            <w:bottom w:w="0" w:type="dxa"/>
          </w:tblCellMar>
        </w:tblPrEx>
        <w:trPr>
          <w:trHeight w:val="499"/>
          <w:jc w:val="center"/>
        </w:trPr>
        <w:tc>
          <w:tcPr>
            <w:tcW w:w="2232" w:type="dxa"/>
          </w:tcPr>
          <w:p w:rsidR="0073466D" w:rsidRDefault="0073466D">
            <w:pPr>
              <w:pStyle w:val="Textoindependiente"/>
              <w:ind w:firstLine="144"/>
              <w:jc w:val="center"/>
              <w:rPr>
                <w:rFonts w:ascii="Times New Roman" w:hAnsi="Times New Roman"/>
                <w:b/>
                <w:sz w:val="24"/>
                <w:szCs w:val="24"/>
              </w:rPr>
            </w:pP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1</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3</w:t>
            </w:r>
          </w:p>
        </w:tc>
      </w:tr>
      <w:tr w:rsidR="0073466D">
        <w:tblPrEx>
          <w:tblCellMar>
            <w:top w:w="0" w:type="dxa"/>
            <w:bottom w:w="0" w:type="dxa"/>
          </w:tblCellMar>
        </w:tblPrEx>
        <w:trPr>
          <w:trHeight w:val="484"/>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Processor Merchant Number</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1277387016252885</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1277387016252888</w:t>
            </w:r>
          </w:p>
        </w:tc>
      </w:tr>
      <w:tr w:rsidR="0073466D">
        <w:tblPrEx>
          <w:tblCellMar>
            <w:top w:w="0" w:type="dxa"/>
            <w:bottom w:w="0" w:type="dxa"/>
          </w:tblCellMar>
        </w:tblPrEx>
        <w:trPr>
          <w:trHeight w:val="150"/>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Settlement Amount on MC/Visa Settlement File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$1722.8</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$643.8</w:t>
            </w:r>
          </w:p>
        </w:tc>
      </w:tr>
    </w:tbl>
    <w:p w:rsidR="0073466D" w:rsidRDefault="0073466D">
      <w:pPr>
        <w:pStyle w:val="Textoindependiente"/>
        <w:spacing w:after="0"/>
        <w:rPr>
          <w:rFonts w:ascii="Times New Roman" w:hAnsi="Times New Roman"/>
          <w:bCs/>
          <w:sz w:val="24"/>
          <w:szCs w:val="24"/>
        </w:rPr>
      </w:pPr>
    </w:p>
    <w:p w:rsidR="0073466D" w:rsidRDefault="00C56BD9">
      <w:pPr>
        <w:pStyle w:val="Textoindependiente"/>
        <w:spacing w:after="0"/>
        <w:rPr>
          <w:rFonts w:ascii="Times New Roman" w:hAnsi="Times New Roman"/>
          <w:bCs/>
          <w:sz w:val="24"/>
          <w:szCs w:val="24"/>
        </w:rPr>
      </w:pPr>
      <w:r>
        <w:rPr>
          <w:rFonts w:ascii="Times New Roman" w:hAnsi="Times New Roman"/>
          <w:bCs/>
          <w:sz w:val="24"/>
          <w:szCs w:val="24"/>
        </w:rPr>
        <w:t xml:space="preserve"> This means the withdrawal amount that AMI should receive would be :</w:t>
      </w:r>
    </w:p>
    <w:p w:rsidR="0073466D" w:rsidRDefault="0073466D">
      <w:pPr>
        <w:pStyle w:val="Textoindependiente"/>
        <w:spacing w:after="0"/>
        <w:rPr>
          <w:rFonts w:ascii="Times New Roman" w:hAnsi="Times New Roman"/>
          <w:bCs/>
          <w:sz w:val="24"/>
          <w:szCs w:val="24"/>
        </w:rPr>
      </w:pPr>
    </w:p>
    <w:tbl>
      <w:tblPr>
        <w:tblW w:w="6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2"/>
        <w:gridCol w:w="2208"/>
        <w:gridCol w:w="2208"/>
      </w:tblGrid>
      <w:tr w:rsidR="0073466D">
        <w:tblPrEx>
          <w:tblCellMar>
            <w:top w:w="0" w:type="dxa"/>
            <w:bottom w:w="0" w:type="dxa"/>
          </w:tblCellMar>
        </w:tblPrEx>
        <w:trPr>
          <w:trHeight w:val="499"/>
          <w:jc w:val="center"/>
        </w:trPr>
        <w:tc>
          <w:tcPr>
            <w:tcW w:w="2232" w:type="dxa"/>
          </w:tcPr>
          <w:p w:rsidR="0073466D" w:rsidRDefault="0073466D">
            <w:pPr>
              <w:pStyle w:val="Textoindependiente"/>
              <w:ind w:firstLine="144"/>
              <w:jc w:val="center"/>
              <w:rPr>
                <w:rFonts w:ascii="Times New Roman" w:hAnsi="Times New Roman"/>
                <w:b/>
                <w:sz w:val="24"/>
                <w:szCs w:val="24"/>
              </w:rPr>
            </w:pP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1</w:t>
            </w:r>
          </w:p>
        </w:tc>
        <w:tc>
          <w:tcPr>
            <w:tcW w:w="2208" w:type="dxa"/>
          </w:tcPr>
          <w:p w:rsidR="0073466D" w:rsidRDefault="00C56BD9">
            <w:pPr>
              <w:pStyle w:val="Textoindependiente"/>
              <w:ind w:firstLine="144"/>
              <w:jc w:val="center"/>
              <w:rPr>
                <w:rFonts w:ascii="Times New Roman" w:hAnsi="Times New Roman"/>
                <w:b/>
                <w:sz w:val="24"/>
                <w:szCs w:val="24"/>
              </w:rPr>
            </w:pPr>
            <w:r>
              <w:rPr>
                <w:rFonts w:ascii="Times New Roman" w:hAnsi="Times New Roman"/>
                <w:b/>
                <w:sz w:val="24"/>
                <w:szCs w:val="24"/>
              </w:rPr>
              <w:t>Case # 3</w:t>
            </w:r>
          </w:p>
        </w:tc>
      </w:tr>
      <w:tr w:rsidR="0073466D">
        <w:tblPrEx>
          <w:tblCellMar>
            <w:top w:w="0" w:type="dxa"/>
            <w:bottom w:w="0" w:type="dxa"/>
          </w:tblCellMar>
        </w:tblPrEx>
        <w:trPr>
          <w:trHeight w:val="150"/>
          <w:jc w:val="center"/>
        </w:trPr>
        <w:tc>
          <w:tcPr>
            <w:tcW w:w="2232"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Withdrawal amount (settlement amount * Rate)</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$413.47</w:t>
            </w:r>
          </w:p>
        </w:tc>
        <w:tc>
          <w:tcPr>
            <w:tcW w:w="2208" w:type="dxa"/>
          </w:tcPr>
          <w:p w:rsidR="0073466D" w:rsidRDefault="00C56BD9">
            <w:pPr>
              <w:pStyle w:val="Textoindependiente"/>
              <w:spacing w:after="120"/>
              <w:ind w:firstLine="142"/>
              <w:jc w:val="center"/>
              <w:rPr>
                <w:rFonts w:ascii="Times New Roman" w:hAnsi="Times New Roman"/>
                <w:sz w:val="24"/>
                <w:szCs w:val="24"/>
              </w:rPr>
            </w:pPr>
            <w:r>
              <w:rPr>
                <w:rFonts w:ascii="Times New Roman" w:hAnsi="Times New Roman"/>
                <w:sz w:val="24"/>
                <w:szCs w:val="24"/>
              </w:rPr>
              <w:t>$96.57</w:t>
            </w:r>
          </w:p>
        </w:tc>
      </w:tr>
    </w:tbl>
    <w:p w:rsidR="0073466D" w:rsidRDefault="0073466D">
      <w:pPr>
        <w:pStyle w:val="Textoindependiente"/>
        <w:spacing w:after="0"/>
        <w:rPr>
          <w:rFonts w:ascii="Times New Roman" w:hAnsi="Times New Roman"/>
          <w:bCs/>
          <w:sz w:val="24"/>
          <w:szCs w:val="24"/>
        </w:rPr>
      </w:pPr>
    </w:p>
    <w:p w:rsidR="0073466D" w:rsidRDefault="0073466D">
      <w:pPr>
        <w:pStyle w:val="Textoindependiente"/>
        <w:spacing w:after="0"/>
        <w:rPr>
          <w:rFonts w:ascii="Times New Roman" w:hAnsi="Times New Roman"/>
          <w:b/>
          <w:bCs/>
          <w:sz w:val="24"/>
          <w:szCs w:val="24"/>
        </w:rPr>
      </w:pPr>
    </w:p>
    <w:p w:rsidR="0073466D" w:rsidRDefault="00C56BD9">
      <w:pPr>
        <w:pStyle w:val="Textoindependiente"/>
        <w:spacing w:after="0"/>
        <w:rPr>
          <w:rFonts w:ascii="Times New Roman" w:hAnsi="Times New Roman"/>
          <w:sz w:val="24"/>
          <w:szCs w:val="24"/>
        </w:rPr>
      </w:pPr>
      <w:r>
        <w:rPr>
          <w:rFonts w:ascii="Times New Roman" w:hAnsi="Times New Roman"/>
          <w:bCs/>
          <w:sz w:val="24"/>
          <w:szCs w:val="24"/>
        </w:rPr>
        <w:t xml:space="preserve">If the processing date for the processor would </w:t>
      </w:r>
      <w:r>
        <w:rPr>
          <w:rFonts w:ascii="Times New Roman" w:hAnsi="Times New Roman"/>
          <w:sz w:val="24"/>
          <w:szCs w:val="24"/>
        </w:rPr>
        <w:t>June 20</w:t>
      </w:r>
      <w:r>
        <w:rPr>
          <w:rFonts w:ascii="Times New Roman" w:hAnsi="Times New Roman"/>
          <w:sz w:val="24"/>
          <w:szCs w:val="24"/>
          <w:vertAlign w:val="superscript"/>
        </w:rPr>
        <w:t>th</w:t>
      </w:r>
      <w:r>
        <w:rPr>
          <w:rFonts w:ascii="Times New Roman" w:hAnsi="Times New Roman"/>
          <w:sz w:val="24"/>
          <w:szCs w:val="24"/>
        </w:rPr>
        <w:t>, 2005, it means the processor would create a file ST050620.PAF, and would have the following data:</w:t>
      </w:r>
    </w:p>
    <w:p w:rsidR="0073466D" w:rsidRDefault="0073466D">
      <w:pPr>
        <w:pStyle w:val="Textoindependiente"/>
        <w:spacing w:after="0"/>
        <w:rPr>
          <w:rFonts w:ascii="Times New Roman" w:hAnsi="Times New Roman"/>
          <w:sz w:val="24"/>
          <w:szCs w:val="24"/>
        </w:rPr>
      </w:pPr>
    </w:p>
    <w:p w:rsidR="0073466D" w:rsidRDefault="002671F4">
      <w:pPr>
        <w:pStyle w:val="Textoindependiente"/>
        <w:spacing w:after="0"/>
        <w:jc w:val="center"/>
        <w:rPr>
          <w:rFonts w:ascii="Times New Roman" w:hAnsi="Times New Roman"/>
          <w:bCs/>
          <w:sz w:val="24"/>
          <w:szCs w:val="24"/>
        </w:rPr>
      </w:pPr>
      <w:r>
        <w:rPr>
          <w:rFonts w:ascii="Times New Roman" w:eastAsia="Times New Roman" w:hAnsi="Times New Roman"/>
          <w:noProof/>
          <w:sz w:val="24"/>
          <w:szCs w:val="24"/>
        </w:rPr>
        <w:lastRenderedPageBreak/>
        <w:drawing>
          <wp:inline distT="0" distB="0" distL="0" distR="0">
            <wp:extent cx="5433060" cy="1116330"/>
            <wp:effectExtent l="19050" t="0" r="0" b="0"/>
            <wp:docPr id="44" name="Picture Fram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143"/>
                    <pic:cNvPicPr>
                      <a:picLocks noChangeAspect="1" noChangeArrowheads="1"/>
                    </pic:cNvPicPr>
                  </pic:nvPicPr>
                  <pic:blipFill>
                    <a:blip r:embed="rId51"/>
                    <a:srcRect/>
                    <a:stretch>
                      <a:fillRect/>
                    </a:stretch>
                  </pic:blipFill>
                  <pic:spPr bwMode="auto">
                    <a:xfrm>
                      <a:off x="0" y="0"/>
                      <a:ext cx="5433060" cy="1116330"/>
                    </a:xfrm>
                    <a:prstGeom prst="rect">
                      <a:avLst/>
                    </a:prstGeom>
                    <a:noFill/>
                    <a:ln w="9525">
                      <a:noFill/>
                      <a:miter lim="800000"/>
                      <a:headEnd/>
                      <a:tailEnd/>
                    </a:ln>
                  </pic:spPr>
                </pic:pic>
              </a:graphicData>
            </a:graphic>
          </wp:inline>
        </w:drawing>
      </w:r>
    </w:p>
    <w:p w:rsidR="0073466D" w:rsidRDefault="0073466D">
      <w:pPr>
        <w:pStyle w:val="Textoindependiente"/>
        <w:spacing w:after="0"/>
        <w:rPr>
          <w:rFonts w:ascii="Times New Roman" w:hAnsi="Times New Roman"/>
          <w:b/>
          <w:bCs/>
          <w:sz w:val="24"/>
          <w:szCs w:val="24"/>
        </w:rPr>
      </w:pPr>
    </w:p>
    <w:p w:rsidR="0073466D" w:rsidRDefault="0073466D">
      <w:pPr>
        <w:pStyle w:val="Textoindependiente"/>
        <w:spacing w:after="0"/>
        <w:rPr>
          <w:rFonts w:ascii="Times New Roman" w:hAnsi="Times New Roman"/>
          <w:bCs/>
          <w:sz w:val="24"/>
          <w:szCs w:val="24"/>
        </w:rPr>
      </w:pPr>
    </w:p>
    <w:p w:rsidR="0073466D" w:rsidRDefault="00C56BD9">
      <w:pPr>
        <w:pStyle w:val="Textoindependiente"/>
        <w:spacing w:after="0"/>
        <w:rPr>
          <w:rFonts w:ascii="Times New Roman" w:hAnsi="Times New Roman"/>
          <w:bCs/>
          <w:sz w:val="24"/>
          <w:szCs w:val="24"/>
        </w:rPr>
      </w:pPr>
      <w:r>
        <w:rPr>
          <w:rFonts w:ascii="Times New Roman" w:hAnsi="Times New Roman"/>
          <w:bCs/>
          <w:sz w:val="24"/>
          <w:szCs w:val="24"/>
        </w:rPr>
        <w:t>Notice than the total amount on the file (in this case $510.04) should match the ACH deposit to</w:t>
      </w:r>
      <w:r>
        <w:rPr>
          <w:rFonts w:ascii="Times New Roman" w:hAnsi="Times New Roman"/>
          <w:bCs/>
          <w:sz w:val="24"/>
          <w:szCs w:val="24"/>
        </w:rPr>
        <w:t xml:space="preserve"> AdvanceMe bank's account for the money withheld on this file</w:t>
      </w:r>
    </w:p>
    <w:bookmarkEnd w:id="650"/>
    <w:p w:rsidR="0073466D" w:rsidRDefault="00C56BD9">
      <w:pPr>
        <w:pStyle w:val="Textoindependiente"/>
        <w:rPr>
          <w:rFonts w:ascii="Times New Roman" w:hAnsi="Times New Roman"/>
          <w:sz w:val="24"/>
          <w:szCs w:val="24"/>
        </w:rPr>
      </w:pPr>
      <w:r>
        <w:rPr>
          <w:rFonts w:ascii="Times New Roman" w:hAnsi="Times New Roman"/>
          <w:sz w:val="24"/>
          <w:szCs w:val="24"/>
        </w:rPr>
        <w:br w:type="page"/>
      </w:r>
    </w:p>
    <w:p w:rsidR="0073466D" w:rsidRDefault="00C56BD9">
      <w:pPr>
        <w:pStyle w:val="Ttulo5"/>
        <w:rPr>
          <w:rFonts w:ascii="Times New Roman" w:hAnsi="Times New Roman"/>
          <w:sz w:val="24"/>
          <w:szCs w:val="24"/>
        </w:rPr>
      </w:pPr>
      <w:r>
        <w:rPr>
          <w:rFonts w:ascii="Times New Roman" w:hAnsi="Times New Roman"/>
          <w:sz w:val="24"/>
          <w:szCs w:val="24"/>
        </w:rPr>
        <w:t>Report Format:</w:t>
      </w:r>
    </w:p>
    <w:tbl>
      <w:tblPr>
        <w:tblW w:w="9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4A0"/>
      </w:tblPr>
      <w:tblGrid>
        <w:gridCol w:w="4764"/>
        <w:gridCol w:w="4765"/>
      </w:tblGrid>
      <w:tr w:rsidR="0073466D">
        <w:tblPrEx>
          <w:tblCellMar>
            <w:bottom w:w="0" w:type="dxa"/>
          </w:tblCellMar>
        </w:tblPrEx>
        <w:trPr>
          <w:trHeight w:val="285"/>
        </w:trPr>
        <w:tc>
          <w:tcPr>
            <w:tcW w:w="4764" w:type="dxa"/>
          </w:tcPr>
          <w:p w:rsidR="0073466D" w:rsidRDefault="00C56BD9">
            <w:pPr>
              <w:spacing w:line="240" w:lineRule="auto"/>
              <w:jc w:val="center"/>
              <w:rPr>
                <w:rFonts w:ascii="Times New Roman" w:hAnsi="Times New Roman"/>
                <w:b/>
                <w:bCs/>
                <w:sz w:val="24"/>
                <w:szCs w:val="24"/>
              </w:rPr>
            </w:pPr>
            <w:r>
              <w:rPr>
                <w:rFonts w:ascii="Times New Roman" w:hAnsi="Times New Roman"/>
                <w:b/>
                <w:bCs/>
                <w:sz w:val="24"/>
                <w:szCs w:val="24"/>
              </w:rPr>
              <w:t>Report Name</w:t>
            </w:r>
          </w:p>
        </w:tc>
        <w:tc>
          <w:tcPr>
            <w:tcW w:w="4765" w:type="dxa"/>
          </w:tcPr>
          <w:p w:rsidR="0073466D" w:rsidRDefault="00C56BD9">
            <w:pPr>
              <w:spacing w:line="240" w:lineRule="auto"/>
              <w:jc w:val="center"/>
              <w:rPr>
                <w:rFonts w:ascii="Times New Roman" w:hAnsi="Times New Roman"/>
                <w:b/>
                <w:bCs/>
                <w:sz w:val="24"/>
                <w:szCs w:val="24"/>
              </w:rPr>
            </w:pPr>
            <w:r>
              <w:rPr>
                <w:rFonts w:ascii="Times New Roman" w:hAnsi="Times New Roman"/>
                <w:b/>
                <w:bCs/>
                <w:sz w:val="24"/>
                <w:szCs w:val="24"/>
              </w:rPr>
              <w:t>Format</w:t>
            </w:r>
          </w:p>
        </w:tc>
      </w:tr>
      <w:tr w:rsidR="0073466D">
        <w:tblPrEx>
          <w:tblCellMar>
            <w:bottom w:w="0" w:type="dxa"/>
          </w:tblCellMar>
        </w:tblPrEx>
        <w:trPr>
          <w:trHeight w:val="794"/>
        </w:trPr>
        <w:tc>
          <w:tcPr>
            <w:tcW w:w="4764" w:type="dxa"/>
            <w:vAlign w:val="center"/>
          </w:tcPr>
          <w:p w:rsidR="0073466D" w:rsidRDefault="00C56BD9">
            <w:pPr>
              <w:pStyle w:val="Ttulo5"/>
              <w:jc w:val="center"/>
              <w:rPr>
                <w:rFonts w:ascii="Times New Roman" w:hAnsi="Times New Roman"/>
                <w:sz w:val="24"/>
                <w:szCs w:val="24"/>
              </w:rPr>
            </w:pPr>
            <w:bookmarkStart w:id="663" w:name="_Contracts_Report:"/>
            <w:r>
              <w:rPr>
                <w:rFonts w:ascii="Times New Roman" w:hAnsi="Times New Roman"/>
                <w:sz w:val="24"/>
                <w:szCs w:val="24"/>
              </w:rPr>
              <w:lastRenderedPageBreak/>
              <w:t>Contracts Report</w:t>
            </w:r>
            <w:bookmarkEnd w:id="663"/>
          </w:p>
        </w:tc>
        <w:bookmarkStart w:id="664" w:name="_MON_1467096136"/>
        <w:bookmarkEnd w:id="664"/>
        <w:tc>
          <w:tcPr>
            <w:tcW w:w="4765" w:type="dxa"/>
            <w:vAlign w:val="center"/>
          </w:tcPr>
          <w:p w:rsidR="0073466D" w:rsidRDefault="0073466D">
            <w:pPr>
              <w:jc w:val="center"/>
              <w:rPr>
                <w:rFonts w:ascii="Times New Roman" w:hAnsi="Times New Roman"/>
                <w:sz w:val="24"/>
                <w:szCs w:val="24"/>
              </w:rPr>
            </w:pPr>
            <w:ins w:id="665" w:author="D" w:date="2014-07-22T10:41:00Z">
              <w:r w:rsidRPr="0073466D">
                <w:rPr>
                  <w:rFonts w:ascii="Times New Roman" w:hAnsi="Times New Roman"/>
                  <w:sz w:val="24"/>
                  <w:szCs w:val="24"/>
                </w:rPr>
                <w:object w:dxaOrig="1440" w:dyaOrig="1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1.1pt;height:40.2pt" o:ole="">
                    <v:imagedata r:id="rId52" o:title="" cropbottom="26016f" cropleft="6081f" cropright="4054f"/>
                  </v:shape>
                  <o:OLEObject Type="Embed" ProgID="Excel.Sheet.12" ShapeID="_x0000_i1026" DrawAspect="Icon" ObjectID="_1467543522" r:id="rId53"/>
                </w:object>
              </w:r>
            </w:ins>
          </w:p>
        </w:tc>
      </w:tr>
      <w:tr w:rsidR="0073466D">
        <w:tblPrEx>
          <w:tblCellMar>
            <w:bottom w:w="0" w:type="dxa"/>
          </w:tblCellMar>
        </w:tblPrEx>
        <w:trPr>
          <w:trHeight w:val="1195"/>
          <w:ins w:id="666" w:author="D" w:date="2014-07-22T10:39:00Z"/>
        </w:trPr>
        <w:tc>
          <w:tcPr>
            <w:tcW w:w="4764" w:type="dxa"/>
            <w:vAlign w:val="center"/>
          </w:tcPr>
          <w:p w:rsidR="0073466D" w:rsidRDefault="00C56BD9">
            <w:pPr>
              <w:pStyle w:val="Ttulo5"/>
              <w:jc w:val="center"/>
              <w:rPr>
                <w:ins w:id="667" w:author="D" w:date="2014-07-22T10:39:00Z"/>
                <w:rFonts w:ascii="Times New Roman" w:hAnsi="Times New Roman"/>
                <w:sz w:val="24"/>
                <w:szCs w:val="24"/>
              </w:rPr>
            </w:pPr>
            <w:bookmarkStart w:id="668" w:name="_Database_report:"/>
            <w:ins w:id="669" w:author="D" w:date="2014-07-22T10:39:00Z">
              <w:r>
                <w:rPr>
                  <w:rFonts w:ascii="Times New Roman" w:hAnsi="Times New Roman"/>
                  <w:sz w:val="24"/>
                  <w:szCs w:val="24"/>
                </w:rPr>
                <w:t>Collection</w:t>
              </w:r>
            </w:ins>
          </w:p>
        </w:tc>
        <w:tc>
          <w:tcPr>
            <w:tcW w:w="4765" w:type="dxa"/>
            <w:vAlign w:val="center"/>
          </w:tcPr>
          <w:p w:rsidR="0073466D" w:rsidRDefault="0073466D">
            <w:pPr>
              <w:jc w:val="center"/>
              <w:rPr>
                <w:ins w:id="670" w:author="D" w:date="2014-07-22T10:39:00Z"/>
                <w:rFonts w:ascii="Times New Roman" w:hAnsi="Times New Roman"/>
                <w:sz w:val="24"/>
                <w:szCs w:val="24"/>
              </w:rPr>
            </w:pPr>
            <w:ins w:id="671" w:author="D" w:date="2014-07-22T10:40:00Z">
              <w:r w:rsidRPr="0073466D">
                <w:rPr>
                  <w:rFonts w:ascii="Times New Roman" w:hAnsi="Times New Roman"/>
                  <w:sz w:val="24"/>
                  <w:szCs w:val="24"/>
                </w:rPr>
                <w:object w:dxaOrig="1440" w:dyaOrig="1305">
                  <v:shape id="_x0000_i1027" type="#_x0000_t75" style="width:65.3pt;height:39.35pt" o:ole="">
                    <v:imagedata r:id="rId54" o:title="" cropbottom="26711f" cropleft="3378f" cropright="3333f"/>
                  </v:shape>
                  <o:OLEObject Type="Embed" ProgID="Excel.Sheet.12" ShapeID="_x0000_i1027" DrawAspect="Icon" ObjectID="_1467543523" r:id="rId55"/>
                </w:object>
              </w:r>
            </w:ins>
          </w:p>
        </w:tc>
      </w:tr>
      <w:tr w:rsidR="0073466D">
        <w:tblPrEx>
          <w:tblCellMar>
            <w:bottom w:w="0" w:type="dxa"/>
          </w:tblCellMar>
        </w:tblPrEx>
        <w:trPr>
          <w:trHeight w:val="1196"/>
        </w:trPr>
        <w:tc>
          <w:tcPr>
            <w:tcW w:w="4764" w:type="dxa"/>
            <w:vAlign w:val="center"/>
          </w:tcPr>
          <w:p w:rsidR="0073466D" w:rsidRDefault="00C56BD9">
            <w:pPr>
              <w:pStyle w:val="Ttulo5"/>
              <w:jc w:val="center"/>
              <w:rPr>
                <w:rFonts w:ascii="Times New Roman" w:hAnsi="Times New Roman"/>
                <w:sz w:val="24"/>
                <w:szCs w:val="24"/>
              </w:rPr>
            </w:pPr>
            <w:r>
              <w:rPr>
                <w:rFonts w:ascii="Times New Roman" w:hAnsi="Times New Roman"/>
                <w:sz w:val="24"/>
                <w:szCs w:val="24"/>
              </w:rPr>
              <w:t>Database report</w:t>
            </w:r>
            <w:bookmarkEnd w:id="668"/>
          </w:p>
        </w:tc>
        <w:tc>
          <w:tcPr>
            <w:tcW w:w="4765" w:type="dxa"/>
            <w:vAlign w:val="center"/>
          </w:tcPr>
          <w:p w:rsidR="0073466D" w:rsidRDefault="0073466D">
            <w:pPr>
              <w:jc w:val="center"/>
              <w:rPr>
                <w:rFonts w:ascii="Times New Roman" w:hAnsi="Times New Roman"/>
                <w:sz w:val="24"/>
                <w:szCs w:val="24"/>
              </w:rPr>
            </w:pPr>
            <w:ins w:id="672" w:author="D" w:date="2014-07-22T10:43:00Z">
              <w:r w:rsidRPr="0073466D">
                <w:rPr>
                  <w:rFonts w:ascii="Times New Roman" w:hAnsi="Times New Roman"/>
                  <w:sz w:val="24"/>
                  <w:szCs w:val="24"/>
                </w:rPr>
                <w:object w:dxaOrig="1440" w:dyaOrig="1305">
                  <v:shape id="_x0000_i1028" type="#_x0000_t75" style="width:52.75pt;height:52.75pt" o:ole="">
                    <v:imagedata r:id="rId56" o:title="" croptop="-695f" cropbottom="14100f" cropleft="8153f" cropright="10089f"/>
                  </v:shape>
                  <o:OLEObject Type="Embed" ProgID="Excel.Sheet.12" ShapeID="_x0000_i1028" DrawAspect="Icon" ObjectID="_1467543524" r:id="rId57"/>
                </w:object>
              </w:r>
            </w:ins>
          </w:p>
        </w:tc>
      </w:tr>
      <w:tr w:rsidR="0073466D">
        <w:tblPrEx>
          <w:tblCellMar>
            <w:bottom w:w="0" w:type="dxa"/>
          </w:tblCellMar>
        </w:tblPrEx>
        <w:trPr>
          <w:trHeight w:val="1250"/>
        </w:trPr>
        <w:tc>
          <w:tcPr>
            <w:tcW w:w="4764" w:type="dxa"/>
            <w:vAlign w:val="center"/>
          </w:tcPr>
          <w:p w:rsidR="0073466D" w:rsidRDefault="00C56BD9">
            <w:pPr>
              <w:pStyle w:val="Ttulo5"/>
              <w:jc w:val="center"/>
              <w:rPr>
                <w:rFonts w:ascii="Times New Roman" w:hAnsi="Times New Roman"/>
                <w:sz w:val="24"/>
                <w:szCs w:val="24"/>
              </w:rPr>
            </w:pPr>
            <w:bookmarkStart w:id="673" w:name="_Monthly_MCA:"/>
            <w:r>
              <w:rPr>
                <w:rFonts w:ascii="Times New Roman" w:hAnsi="Times New Roman"/>
                <w:sz w:val="24"/>
                <w:szCs w:val="24"/>
              </w:rPr>
              <w:t>Monthly MCA</w:t>
            </w:r>
            <w:bookmarkEnd w:id="673"/>
          </w:p>
          <w:p w:rsidR="0073466D" w:rsidRDefault="0073466D">
            <w:pPr>
              <w:jc w:val="center"/>
              <w:rPr>
                <w:rFonts w:ascii="Times New Roman" w:hAnsi="Times New Roman"/>
                <w:sz w:val="24"/>
                <w:szCs w:val="24"/>
              </w:rPr>
            </w:pPr>
          </w:p>
        </w:tc>
        <w:tc>
          <w:tcPr>
            <w:tcW w:w="4765" w:type="dxa"/>
            <w:vAlign w:val="center"/>
          </w:tcPr>
          <w:p w:rsidR="0073466D" w:rsidRDefault="0073466D">
            <w:pPr>
              <w:jc w:val="center"/>
              <w:rPr>
                <w:rFonts w:ascii="Times New Roman" w:hAnsi="Times New Roman"/>
                <w:sz w:val="24"/>
                <w:szCs w:val="24"/>
              </w:rPr>
            </w:pPr>
            <w:ins w:id="674" w:author="D" w:date="2014-07-22T10:48:00Z">
              <w:r w:rsidRPr="0073466D">
                <w:rPr>
                  <w:rFonts w:ascii="Times New Roman" w:hAnsi="Times New Roman"/>
                  <w:sz w:val="24"/>
                  <w:szCs w:val="24"/>
                </w:rPr>
                <w:object w:dxaOrig="1440" w:dyaOrig="1305">
                  <v:shape id="_x0000_i1029" type="#_x0000_t75" style="width:72.85pt;height:40.2pt" o:ole="">
                    <v:imagedata r:id="rId58" o:title="" cropbottom="26015f"/>
                  </v:shape>
                  <o:OLEObject Type="Embed" ProgID="Excel.Sheet.12" ShapeID="_x0000_i1029" DrawAspect="Icon" ObjectID="_1467543525" r:id="rId59"/>
                </w:object>
              </w:r>
            </w:ins>
          </w:p>
        </w:tc>
      </w:tr>
      <w:tr w:rsidR="0073466D">
        <w:tblPrEx>
          <w:tblCellMar>
            <w:bottom w:w="0" w:type="dxa"/>
          </w:tblCellMar>
        </w:tblPrEx>
        <w:trPr>
          <w:trHeight w:val="980"/>
        </w:trPr>
        <w:tc>
          <w:tcPr>
            <w:tcW w:w="4764" w:type="dxa"/>
            <w:vAlign w:val="center"/>
          </w:tcPr>
          <w:p w:rsidR="0073466D" w:rsidRDefault="00C56BD9">
            <w:pPr>
              <w:pStyle w:val="Ttulo5"/>
              <w:jc w:val="center"/>
              <w:rPr>
                <w:rFonts w:ascii="Times New Roman" w:hAnsi="Times New Roman"/>
                <w:sz w:val="24"/>
                <w:szCs w:val="24"/>
              </w:rPr>
            </w:pPr>
            <w:bookmarkStart w:id="675" w:name="_Notes:"/>
            <w:r>
              <w:rPr>
                <w:rFonts w:ascii="Times New Roman" w:hAnsi="Times New Roman"/>
                <w:sz w:val="24"/>
                <w:szCs w:val="24"/>
              </w:rPr>
              <w:t>Notes</w:t>
            </w:r>
            <w:bookmarkEnd w:id="675"/>
          </w:p>
        </w:tc>
        <w:tc>
          <w:tcPr>
            <w:tcW w:w="4765" w:type="dxa"/>
            <w:vAlign w:val="center"/>
          </w:tcPr>
          <w:p w:rsidR="0073466D" w:rsidRDefault="0073466D">
            <w:pPr>
              <w:jc w:val="center"/>
              <w:rPr>
                <w:rFonts w:ascii="Times New Roman" w:hAnsi="Times New Roman"/>
                <w:sz w:val="24"/>
                <w:szCs w:val="24"/>
              </w:rPr>
            </w:pPr>
            <w:ins w:id="676" w:author="D" w:date="2014-07-22T10:49:00Z">
              <w:r w:rsidRPr="0073466D">
                <w:rPr>
                  <w:rFonts w:ascii="Times New Roman" w:hAnsi="Times New Roman"/>
                  <w:sz w:val="24"/>
                  <w:szCs w:val="24"/>
                </w:rPr>
                <w:object w:dxaOrig="1440" w:dyaOrig="1305">
                  <v:shape id="_x0000_i1030" type="#_x0000_t75" style="width:46.05pt;height:40.2pt" o:ole="">
                    <v:imagedata r:id="rId60" o:title="" cropbottom="25321f" cropleft="12882f" cropright="11486f"/>
                  </v:shape>
                  <o:OLEObject Type="Embed" ProgID="Excel.Sheet.12" ShapeID="_x0000_i1030" DrawAspect="Icon" ObjectID="_1467543526" r:id="rId61"/>
                </w:object>
              </w:r>
            </w:ins>
          </w:p>
        </w:tc>
      </w:tr>
      <w:tr w:rsidR="0073466D">
        <w:tblPrEx>
          <w:tblCellMar>
            <w:bottom w:w="0" w:type="dxa"/>
          </w:tblCellMar>
        </w:tblPrEx>
        <w:trPr>
          <w:trHeight w:val="1325"/>
        </w:trPr>
        <w:tc>
          <w:tcPr>
            <w:tcW w:w="4764" w:type="dxa"/>
            <w:vAlign w:val="center"/>
          </w:tcPr>
          <w:p w:rsidR="0073466D" w:rsidRDefault="00C56BD9">
            <w:pPr>
              <w:pStyle w:val="Ttulo5"/>
              <w:jc w:val="center"/>
              <w:rPr>
                <w:rFonts w:ascii="Times New Roman" w:hAnsi="Times New Roman"/>
                <w:sz w:val="24"/>
                <w:szCs w:val="24"/>
              </w:rPr>
            </w:pPr>
            <w:bookmarkStart w:id="677" w:name="_Prequalifications:"/>
            <w:r>
              <w:rPr>
                <w:rFonts w:ascii="Times New Roman" w:hAnsi="Times New Roman"/>
                <w:sz w:val="24"/>
                <w:szCs w:val="24"/>
              </w:rPr>
              <w:t>Prequalifications</w:t>
            </w:r>
            <w:bookmarkEnd w:id="677"/>
          </w:p>
        </w:tc>
        <w:tc>
          <w:tcPr>
            <w:tcW w:w="4765" w:type="dxa"/>
            <w:vAlign w:val="center"/>
          </w:tcPr>
          <w:p w:rsidR="0073466D" w:rsidRDefault="0073466D">
            <w:pPr>
              <w:jc w:val="center"/>
              <w:rPr>
                <w:rFonts w:ascii="Times New Roman" w:hAnsi="Times New Roman"/>
                <w:sz w:val="24"/>
                <w:szCs w:val="24"/>
              </w:rPr>
            </w:pPr>
            <w:ins w:id="678" w:author="D" w:date="2014-07-22T10:51:00Z">
              <w:r w:rsidRPr="0073466D">
                <w:rPr>
                  <w:rFonts w:ascii="Times New Roman" w:hAnsi="Times New Roman"/>
                  <w:sz w:val="24"/>
                  <w:szCs w:val="24"/>
                </w:rPr>
                <w:object w:dxaOrig="1440" w:dyaOrig="1305">
                  <v:shape id="_x0000_i1031" type="#_x0000_t75" style="width:72.85pt;height:50.25pt" o:ole="">
                    <v:imagedata r:id="rId62" o:title="" cropbottom="15590f"/>
                  </v:shape>
                  <o:OLEObject Type="Embed" ProgID="Excel.Sheet.12" ShapeID="_x0000_i1031" DrawAspect="Icon" ObjectID="_1467543527" r:id="rId63"/>
                </w:object>
              </w:r>
            </w:ins>
          </w:p>
        </w:tc>
      </w:tr>
      <w:tr w:rsidR="0073466D">
        <w:tblPrEx>
          <w:tblCellMar>
            <w:bottom w:w="0" w:type="dxa"/>
          </w:tblCellMar>
        </w:tblPrEx>
        <w:trPr>
          <w:trHeight w:val="1065"/>
        </w:trPr>
        <w:tc>
          <w:tcPr>
            <w:tcW w:w="4764" w:type="dxa"/>
            <w:vAlign w:val="center"/>
          </w:tcPr>
          <w:p w:rsidR="0073466D" w:rsidRDefault="00C56BD9">
            <w:pPr>
              <w:pStyle w:val="Ttulo5"/>
              <w:tabs>
                <w:tab w:val="center" w:pos="2274"/>
              </w:tabs>
              <w:jc w:val="center"/>
              <w:rPr>
                <w:rFonts w:ascii="Times New Roman" w:hAnsi="Times New Roman"/>
                <w:sz w:val="24"/>
                <w:szCs w:val="24"/>
              </w:rPr>
            </w:pPr>
            <w:r>
              <w:rPr>
                <w:rFonts w:ascii="Times New Roman" w:hAnsi="Times New Roman"/>
                <w:sz w:val="24"/>
                <w:szCs w:val="24"/>
              </w:rPr>
              <w:t>Turn Analysis</w:t>
            </w:r>
          </w:p>
        </w:tc>
        <w:tc>
          <w:tcPr>
            <w:tcW w:w="4765" w:type="dxa"/>
            <w:vAlign w:val="center"/>
          </w:tcPr>
          <w:p w:rsidR="0073466D" w:rsidRDefault="0073466D">
            <w:pPr>
              <w:jc w:val="center"/>
              <w:rPr>
                <w:rFonts w:ascii="Times New Roman" w:hAnsi="Times New Roman"/>
                <w:sz w:val="24"/>
                <w:szCs w:val="24"/>
              </w:rPr>
            </w:pPr>
            <w:ins w:id="679" w:author="D" w:date="2014-07-22T10:53:00Z">
              <w:r w:rsidRPr="0073466D">
                <w:rPr>
                  <w:rFonts w:ascii="Times New Roman" w:hAnsi="Times New Roman"/>
                  <w:sz w:val="24"/>
                  <w:szCs w:val="24"/>
                </w:rPr>
                <w:object w:dxaOrig="1440" w:dyaOrig="1305">
                  <v:shape id="_x0000_i1032" type="#_x0000_t75" style="width:72.85pt;height:41.85pt" o:ole="">
                    <v:imagedata r:id="rId64" o:title="" cropbottom="23831f"/>
                  </v:shape>
                  <o:OLEObject Type="Embed" ProgID="Excel.Sheet.12" ShapeID="_x0000_i1032" DrawAspect="Icon" ObjectID="_1467543528" r:id="rId65"/>
                </w:object>
              </w:r>
            </w:ins>
          </w:p>
        </w:tc>
      </w:tr>
      <w:tr w:rsidR="0073466D">
        <w:tblPrEx>
          <w:tblCellMar>
            <w:bottom w:w="0" w:type="dxa"/>
          </w:tblCellMar>
        </w:tblPrEx>
        <w:trPr>
          <w:trHeight w:val="1065"/>
          <w:ins w:id="680" w:author="D" w:date="2014-07-22T10:44:00Z"/>
        </w:trPr>
        <w:tc>
          <w:tcPr>
            <w:tcW w:w="4764" w:type="dxa"/>
            <w:vAlign w:val="center"/>
          </w:tcPr>
          <w:p w:rsidR="0073466D" w:rsidRDefault="00C56BD9">
            <w:pPr>
              <w:pStyle w:val="Ttulo5"/>
              <w:tabs>
                <w:tab w:val="center" w:pos="2274"/>
              </w:tabs>
              <w:jc w:val="center"/>
              <w:rPr>
                <w:ins w:id="681" w:author="D" w:date="2014-07-22T10:44:00Z"/>
                <w:rFonts w:ascii="Times New Roman" w:hAnsi="Times New Roman"/>
                <w:sz w:val="24"/>
                <w:szCs w:val="24"/>
              </w:rPr>
            </w:pPr>
            <w:ins w:id="682" w:author="D" w:date="2014-07-22T10:44:00Z">
              <w:r>
                <w:rPr>
                  <w:rFonts w:ascii="Times New Roman" w:hAnsi="Times New Roman"/>
                  <w:sz w:val="24"/>
                  <w:szCs w:val="24"/>
                </w:rPr>
                <w:t>Executive Report Daily</w:t>
              </w:r>
            </w:ins>
          </w:p>
        </w:tc>
        <w:tc>
          <w:tcPr>
            <w:tcW w:w="4765" w:type="dxa"/>
            <w:vAlign w:val="center"/>
          </w:tcPr>
          <w:p w:rsidR="0073466D" w:rsidRDefault="00C56BD9">
            <w:pPr>
              <w:tabs>
                <w:tab w:val="center" w:pos="2334"/>
                <w:tab w:val="left" w:pos="3772"/>
              </w:tabs>
              <w:rPr>
                <w:ins w:id="683" w:author="D" w:date="2014-07-22T10:44:00Z"/>
                <w:rFonts w:ascii="Times New Roman" w:hAnsi="Times New Roman"/>
                <w:sz w:val="24"/>
                <w:szCs w:val="24"/>
              </w:rPr>
            </w:pPr>
            <w:ins w:id="684" w:author="D" w:date="2014-07-22T10:45:00Z">
              <w:r>
                <w:rPr>
                  <w:rFonts w:ascii="Times New Roman" w:hAnsi="Times New Roman"/>
                  <w:sz w:val="24"/>
                  <w:szCs w:val="24"/>
                </w:rPr>
                <w:tab/>
              </w:r>
            </w:ins>
            <w:ins w:id="685" w:author="D" w:date="2014-07-22T10:45:00Z">
              <w:r w:rsidR="0073466D" w:rsidRPr="0073466D">
                <w:rPr>
                  <w:rFonts w:ascii="Times New Roman" w:hAnsi="Times New Roman"/>
                  <w:sz w:val="24"/>
                  <w:szCs w:val="24"/>
                </w:rPr>
                <w:object w:dxaOrig="1440" w:dyaOrig="1305">
                  <v:shape id="_x0000_i1033" type="#_x0000_t75" style="width:72.85pt;height:51.05pt" o:ole="">
                    <v:imagedata r:id="rId66" o:title="" cropbottom="14895f"/>
                  </v:shape>
                  <o:OLEObject Type="Embed" ProgID="Excel.Sheet.12" ShapeID="_x0000_i1033" DrawAspect="Icon" ObjectID="_1467543529" r:id="rId67"/>
                </w:object>
              </w:r>
            </w:ins>
            <w:ins w:id="686" w:author="D" w:date="2014-07-22T10:45:00Z">
              <w:r>
                <w:rPr>
                  <w:rFonts w:ascii="Times New Roman" w:hAnsi="Times New Roman"/>
                  <w:sz w:val="24"/>
                  <w:szCs w:val="24"/>
                </w:rPr>
                <w:tab/>
              </w:r>
            </w:ins>
          </w:p>
        </w:tc>
      </w:tr>
      <w:tr w:rsidR="0073466D">
        <w:tblPrEx>
          <w:tblCellMar>
            <w:bottom w:w="0" w:type="dxa"/>
          </w:tblCellMar>
        </w:tblPrEx>
        <w:trPr>
          <w:trHeight w:val="1065"/>
          <w:ins w:id="687" w:author="D" w:date="2014-07-22T10:45:00Z"/>
        </w:trPr>
        <w:tc>
          <w:tcPr>
            <w:tcW w:w="4764" w:type="dxa"/>
            <w:vAlign w:val="center"/>
          </w:tcPr>
          <w:p w:rsidR="0073466D" w:rsidRDefault="00C56BD9">
            <w:pPr>
              <w:pStyle w:val="Ttulo5"/>
              <w:tabs>
                <w:tab w:val="center" w:pos="2274"/>
              </w:tabs>
              <w:jc w:val="center"/>
              <w:rPr>
                <w:ins w:id="688" w:author="D" w:date="2014-07-22T10:45:00Z"/>
                <w:rFonts w:ascii="Times New Roman" w:hAnsi="Times New Roman"/>
                <w:sz w:val="24"/>
                <w:szCs w:val="24"/>
              </w:rPr>
            </w:pPr>
            <w:ins w:id="689" w:author="D" w:date="2014-07-22T10:45:00Z">
              <w:r>
                <w:rPr>
                  <w:rFonts w:ascii="Times New Roman" w:hAnsi="Times New Roman"/>
                  <w:sz w:val="24"/>
                  <w:szCs w:val="24"/>
                </w:rPr>
                <w:t>Executive Report monthly</w:t>
              </w:r>
            </w:ins>
          </w:p>
        </w:tc>
        <w:tc>
          <w:tcPr>
            <w:tcW w:w="4765" w:type="dxa"/>
            <w:vAlign w:val="center"/>
          </w:tcPr>
          <w:p w:rsidR="0073466D" w:rsidRDefault="0073466D">
            <w:pPr>
              <w:tabs>
                <w:tab w:val="center" w:pos="2334"/>
                <w:tab w:val="left" w:pos="3772"/>
              </w:tabs>
              <w:jc w:val="center"/>
              <w:rPr>
                <w:ins w:id="690" w:author="D" w:date="2014-07-22T10:45:00Z"/>
                <w:rFonts w:ascii="Times New Roman" w:hAnsi="Times New Roman"/>
                <w:sz w:val="24"/>
                <w:szCs w:val="24"/>
              </w:rPr>
            </w:pPr>
            <w:ins w:id="691" w:author="D" w:date="2014-07-22T10:45:00Z">
              <w:r w:rsidRPr="0073466D">
                <w:rPr>
                  <w:rFonts w:ascii="Times New Roman" w:hAnsi="Times New Roman"/>
                  <w:sz w:val="24"/>
                  <w:szCs w:val="24"/>
                </w:rPr>
                <w:object w:dxaOrig="1440" w:dyaOrig="1305">
                  <v:shape id="_x0000_i1034" type="#_x0000_t75" style="width:72.85pt;height:51.05pt" o:ole="">
                    <v:imagedata r:id="rId68" o:title="" cropbottom="14796f"/>
                  </v:shape>
                  <o:OLEObject Type="Embed" ProgID="Excel.Sheet.12" ShapeID="_x0000_i1034" DrawAspect="Icon" ObjectID="_1467543530" r:id="rId69"/>
                </w:object>
              </w:r>
            </w:ins>
          </w:p>
        </w:tc>
      </w:tr>
      <w:tr w:rsidR="0073466D">
        <w:tblPrEx>
          <w:tblCellMar>
            <w:bottom w:w="0" w:type="dxa"/>
          </w:tblCellMar>
        </w:tblPrEx>
        <w:trPr>
          <w:trHeight w:val="1065"/>
          <w:ins w:id="692" w:author="D" w:date="2014-07-22T10:46:00Z"/>
        </w:trPr>
        <w:tc>
          <w:tcPr>
            <w:tcW w:w="4764" w:type="dxa"/>
            <w:vAlign w:val="center"/>
          </w:tcPr>
          <w:p w:rsidR="0073466D" w:rsidRDefault="00C56BD9">
            <w:pPr>
              <w:pStyle w:val="Ttulo5"/>
              <w:tabs>
                <w:tab w:val="center" w:pos="2274"/>
              </w:tabs>
              <w:jc w:val="center"/>
              <w:rPr>
                <w:ins w:id="693" w:author="D" w:date="2014-07-22T10:46:00Z"/>
                <w:rFonts w:ascii="Times New Roman" w:hAnsi="Times New Roman"/>
                <w:sz w:val="24"/>
                <w:szCs w:val="24"/>
              </w:rPr>
            </w:pPr>
            <w:ins w:id="694" w:author="D" w:date="2014-07-22T10:46:00Z">
              <w:r>
                <w:rPr>
                  <w:rFonts w:ascii="Times New Roman" w:hAnsi="Times New Roman"/>
                  <w:sz w:val="24"/>
                  <w:szCs w:val="24"/>
                </w:rPr>
                <w:t>Investigation</w:t>
              </w:r>
            </w:ins>
          </w:p>
        </w:tc>
        <w:tc>
          <w:tcPr>
            <w:tcW w:w="4765" w:type="dxa"/>
            <w:vAlign w:val="center"/>
          </w:tcPr>
          <w:p w:rsidR="0073466D" w:rsidRDefault="0073466D">
            <w:pPr>
              <w:tabs>
                <w:tab w:val="center" w:pos="2334"/>
                <w:tab w:val="left" w:pos="3772"/>
              </w:tabs>
              <w:jc w:val="center"/>
              <w:rPr>
                <w:ins w:id="695" w:author="D" w:date="2014-07-22T10:46:00Z"/>
                <w:rFonts w:ascii="Times New Roman" w:hAnsi="Times New Roman"/>
                <w:sz w:val="24"/>
                <w:szCs w:val="24"/>
              </w:rPr>
            </w:pPr>
            <w:ins w:id="696" w:author="D" w:date="2014-07-22T10:46:00Z">
              <w:r w:rsidRPr="0073466D">
                <w:rPr>
                  <w:rFonts w:ascii="Times New Roman" w:hAnsi="Times New Roman"/>
                  <w:sz w:val="24"/>
                  <w:szCs w:val="24"/>
                </w:rPr>
                <w:object w:dxaOrig="1440" w:dyaOrig="1305">
                  <v:shape id="_x0000_i1035" type="#_x0000_t75" style="width:72.85pt;height:39.35pt" o:ole="">
                    <v:imagedata r:id="rId70" o:title="" cropbottom="26711f"/>
                  </v:shape>
                  <o:OLEObject Type="Embed" ProgID="Excel.Sheet.12" ShapeID="_x0000_i1035" DrawAspect="Icon" ObjectID="_1467543531" r:id="rId71"/>
                </w:object>
              </w:r>
            </w:ins>
          </w:p>
        </w:tc>
      </w:tr>
      <w:tr w:rsidR="0073466D">
        <w:tblPrEx>
          <w:tblCellMar>
            <w:bottom w:w="0" w:type="dxa"/>
          </w:tblCellMar>
        </w:tblPrEx>
        <w:trPr>
          <w:trHeight w:val="1065"/>
          <w:ins w:id="697" w:author="D" w:date="2014-07-22T10:46:00Z"/>
        </w:trPr>
        <w:tc>
          <w:tcPr>
            <w:tcW w:w="4764" w:type="dxa"/>
            <w:vAlign w:val="center"/>
          </w:tcPr>
          <w:p w:rsidR="0073466D" w:rsidRDefault="00C56BD9">
            <w:pPr>
              <w:pStyle w:val="Ttulo5"/>
              <w:tabs>
                <w:tab w:val="center" w:pos="2274"/>
              </w:tabs>
              <w:jc w:val="center"/>
              <w:rPr>
                <w:ins w:id="698" w:author="D" w:date="2014-07-22T10:46:00Z"/>
                <w:rFonts w:ascii="Times New Roman" w:hAnsi="Times New Roman"/>
                <w:sz w:val="24"/>
                <w:szCs w:val="24"/>
              </w:rPr>
            </w:pPr>
            <w:ins w:id="699" w:author="D" w:date="2014-07-22T10:46:00Z">
              <w:r>
                <w:rPr>
                  <w:rFonts w:ascii="Times New Roman" w:hAnsi="Times New Roman"/>
                  <w:sz w:val="24"/>
                  <w:szCs w:val="24"/>
                </w:rPr>
                <w:lastRenderedPageBreak/>
                <w:t xml:space="preserve">Monthly </w:t>
              </w:r>
            </w:ins>
            <w:ins w:id="700" w:author="D" w:date="2014-07-22T10:47:00Z">
              <w:r>
                <w:rPr>
                  <w:rFonts w:ascii="Times New Roman" w:hAnsi="Times New Roman"/>
                  <w:sz w:val="24"/>
                  <w:szCs w:val="24"/>
                </w:rPr>
                <w:t>Contracts</w:t>
              </w:r>
            </w:ins>
          </w:p>
        </w:tc>
        <w:tc>
          <w:tcPr>
            <w:tcW w:w="4765" w:type="dxa"/>
            <w:vAlign w:val="center"/>
          </w:tcPr>
          <w:p w:rsidR="0073466D" w:rsidRDefault="0073466D">
            <w:pPr>
              <w:tabs>
                <w:tab w:val="center" w:pos="2334"/>
                <w:tab w:val="left" w:pos="3772"/>
              </w:tabs>
              <w:jc w:val="center"/>
              <w:rPr>
                <w:ins w:id="701" w:author="D" w:date="2014-07-22T10:46:00Z"/>
                <w:rFonts w:ascii="Times New Roman" w:hAnsi="Times New Roman"/>
                <w:sz w:val="24"/>
                <w:szCs w:val="24"/>
              </w:rPr>
            </w:pPr>
            <w:ins w:id="702" w:author="D" w:date="2014-07-22T10:47:00Z">
              <w:r w:rsidRPr="0073466D">
                <w:rPr>
                  <w:rFonts w:ascii="Times New Roman" w:hAnsi="Times New Roman"/>
                  <w:sz w:val="24"/>
                  <w:szCs w:val="24"/>
                </w:rPr>
                <w:object w:dxaOrig="1440" w:dyaOrig="1305">
                  <v:shape id="_x0000_i1036" type="#_x0000_t75" style="width:61.1pt;height:52.75pt" o:ole="">
                    <v:imagedata r:id="rId72" o:title="" cropbottom="13405f" cropleft="5405f" cropright="5360f"/>
                  </v:shape>
                  <o:OLEObject Type="Embed" ProgID="Excel.Sheet.12" ShapeID="_x0000_i1036" DrawAspect="Icon" ObjectID="_1467543532" r:id="rId73"/>
                </w:object>
              </w:r>
            </w:ins>
          </w:p>
        </w:tc>
      </w:tr>
      <w:tr w:rsidR="0073466D">
        <w:tblPrEx>
          <w:tblCellMar>
            <w:bottom w:w="0" w:type="dxa"/>
          </w:tblCellMar>
        </w:tblPrEx>
        <w:trPr>
          <w:trHeight w:val="1065"/>
          <w:ins w:id="703" w:author="D" w:date="2014-07-22T10:47:00Z"/>
        </w:trPr>
        <w:tc>
          <w:tcPr>
            <w:tcW w:w="4764" w:type="dxa"/>
            <w:vAlign w:val="center"/>
          </w:tcPr>
          <w:p w:rsidR="0073466D" w:rsidRDefault="00C56BD9">
            <w:pPr>
              <w:pStyle w:val="Ttulo5"/>
              <w:tabs>
                <w:tab w:val="center" w:pos="2274"/>
              </w:tabs>
              <w:jc w:val="center"/>
              <w:rPr>
                <w:ins w:id="704" w:author="D" w:date="2014-07-22T10:47:00Z"/>
                <w:rFonts w:ascii="Times New Roman" w:hAnsi="Times New Roman"/>
                <w:sz w:val="24"/>
                <w:szCs w:val="24"/>
              </w:rPr>
            </w:pPr>
            <w:ins w:id="705" w:author="D" w:date="2014-07-22T10:47:00Z">
              <w:r>
                <w:rPr>
                  <w:rFonts w:ascii="Times New Roman" w:hAnsi="Times New Roman"/>
                  <w:sz w:val="24"/>
                  <w:szCs w:val="24"/>
                </w:rPr>
                <w:t>Monthly Income</w:t>
              </w:r>
            </w:ins>
          </w:p>
        </w:tc>
        <w:tc>
          <w:tcPr>
            <w:tcW w:w="4765" w:type="dxa"/>
            <w:vAlign w:val="center"/>
          </w:tcPr>
          <w:p w:rsidR="0073466D" w:rsidRDefault="0073466D">
            <w:pPr>
              <w:tabs>
                <w:tab w:val="center" w:pos="2334"/>
                <w:tab w:val="left" w:pos="3772"/>
              </w:tabs>
              <w:jc w:val="center"/>
              <w:rPr>
                <w:ins w:id="706" w:author="D" w:date="2014-07-22T10:47:00Z"/>
                <w:rFonts w:ascii="Times New Roman" w:hAnsi="Times New Roman"/>
                <w:sz w:val="24"/>
                <w:szCs w:val="24"/>
              </w:rPr>
            </w:pPr>
            <w:ins w:id="707" w:author="D" w:date="2014-07-22T10:47:00Z">
              <w:r w:rsidRPr="0073466D">
                <w:rPr>
                  <w:rFonts w:ascii="Times New Roman" w:hAnsi="Times New Roman"/>
                  <w:sz w:val="24"/>
                  <w:szCs w:val="24"/>
                </w:rPr>
                <w:object w:dxaOrig="1440" w:dyaOrig="1305">
                  <v:shape id="_x0000_i1037" type="#_x0000_t75" style="width:51.05pt;height:50.25pt" o:ole="">
                    <v:imagedata r:id="rId74" o:title="" cropbottom="15590f" cropleft="10855f" cropright="8738f"/>
                  </v:shape>
                  <o:OLEObject Type="Embed" ProgID="Excel.Sheet.12" ShapeID="_x0000_i1037" DrawAspect="Icon" ObjectID="_1467543533" r:id="rId75"/>
                </w:object>
              </w:r>
            </w:ins>
          </w:p>
        </w:tc>
      </w:tr>
      <w:tr w:rsidR="0073466D">
        <w:tblPrEx>
          <w:tblCellMar>
            <w:bottom w:w="0" w:type="dxa"/>
          </w:tblCellMar>
        </w:tblPrEx>
        <w:trPr>
          <w:trHeight w:val="1065"/>
          <w:ins w:id="708" w:author="D" w:date="2014-07-22T10:50:00Z"/>
        </w:trPr>
        <w:tc>
          <w:tcPr>
            <w:tcW w:w="4764" w:type="dxa"/>
            <w:vAlign w:val="center"/>
          </w:tcPr>
          <w:p w:rsidR="0073466D" w:rsidRDefault="00C56BD9">
            <w:pPr>
              <w:pStyle w:val="Ttulo5"/>
              <w:tabs>
                <w:tab w:val="center" w:pos="2274"/>
              </w:tabs>
              <w:jc w:val="center"/>
              <w:rPr>
                <w:ins w:id="709" w:author="D" w:date="2014-07-22T10:50:00Z"/>
                <w:rFonts w:ascii="Times New Roman" w:hAnsi="Times New Roman"/>
                <w:sz w:val="24"/>
                <w:szCs w:val="24"/>
              </w:rPr>
            </w:pPr>
            <w:ins w:id="710" w:author="D" w:date="2014-07-22T10:50:00Z">
              <w:r>
                <w:rPr>
                  <w:rFonts w:ascii="Times New Roman" w:hAnsi="Times New Roman"/>
                  <w:sz w:val="24"/>
                  <w:szCs w:val="24"/>
                </w:rPr>
                <w:t>PAF Files Reports</w:t>
              </w:r>
            </w:ins>
          </w:p>
        </w:tc>
        <w:tc>
          <w:tcPr>
            <w:tcW w:w="4765" w:type="dxa"/>
            <w:vAlign w:val="center"/>
          </w:tcPr>
          <w:p w:rsidR="0073466D" w:rsidRDefault="0073466D">
            <w:pPr>
              <w:tabs>
                <w:tab w:val="center" w:pos="2334"/>
                <w:tab w:val="left" w:pos="3772"/>
              </w:tabs>
              <w:jc w:val="center"/>
              <w:rPr>
                <w:ins w:id="711" w:author="D" w:date="2014-07-22T10:50:00Z"/>
                <w:rFonts w:ascii="Times New Roman" w:hAnsi="Times New Roman"/>
                <w:sz w:val="24"/>
                <w:szCs w:val="24"/>
              </w:rPr>
            </w:pPr>
            <w:ins w:id="712" w:author="D" w:date="2014-07-22T10:50:00Z">
              <w:r w:rsidRPr="0073466D">
                <w:rPr>
                  <w:rFonts w:ascii="Times New Roman" w:hAnsi="Times New Roman"/>
                  <w:sz w:val="24"/>
                  <w:szCs w:val="24"/>
                </w:rPr>
                <w:object w:dxaOrig="1440" w:dyaOrig="1305">
                  <v:shape id="_x0000_i1038" type="#_x0000_t75" style="width:53.6pt;height:51.05pt" o:ole="">
                    <v:imagedata r:id="rId76" o:title="" cropbottom="14895f" cropleft="9459f" cropright="8063f"/>
                  </v:shape>
                  <o:OLEObject Type="Embed" ProgID="Excel.Sheet.12" ShapeID="_x0000_i1038" DrawAspect="Icon" ObjectID="_1467543534" r:id="rId77"/>
                </w:object>
              </w:r>
            </w:ins>
          </w:p>
        </w:tc>
      </w:tr>
      <w:tr w:rsidR="0073466D">
        <w:tblPrEx>
          <w:tblCellMar>
            <w:bottom w:w="0" w:type="dxa"/>
          </w:tblCellMar>
        </w:tblPrEx>
        <w:trPr>
          <w:trHeight w:val="1065"/>
          <w:ins w:id="713" w:author="D" w:date="2014-07-22T10:50:00Z"/>
        </w:trPr>
        <w:tc>
          <w:tcPr>
            <w:tcW w:w="4764" w:type="dxa"/>
            <w:vAlign w:val="center"/>
          </w:tcPr>
          <w:p w:rsidR="0073466D" w:rsidRDefault="00C56BD9">
            <w:pPr>
              <w:pStyle w:val="Ttulo5"/>
              <w:tabs>
                <w:tab w:val="center" w:pos="2274"/>
              </w:tabs>
              <w:jc w:val="center"/>
              <w:rPr>
                <w:ins w:id="714" w:author="D" w:date="2014-07-22T10:50:00Z"/>
                <w:rFonts w:ascii="Times New Roman" w:hAnsi="Times New Roman"/>
                <w:sz w:val="24"/>
                <w:szCs w:val="24"/>
              </w:rPr>
            </w:pPr>
            <w:ins w:id="715" w:author="D" w:date="2014-07-22T10:51:00Z">
              <w:r>
                <w:rPr>
                  <w:rFonts w:ascii="Times New Roman" w:hAnsi="Times New Roman"/>
                  <w:sz w:val="24"/>
                  <w:szCs w:val="24"/>
                </w:rPr>
                <w:t>Refun</w:t>
              </w:r>
            </w:ins>
            <w:ins w:id="716" w:author="D" w:date="2014-07-22T10:52:00Z">
              <w:r>
                <w:rPr>
                  <w:rFonts w:ascii="Times New Roman" w:hAnsi="Times New Roman"/>
                  <w:sz w:val="24"/>
                  <w:szCs w:val="24"/>
                </w:rPr>
                <w:t>ds</w:t>
              </w:r>
            </w:ins>
          </w:p>
        </w:tc>
        <w:tc>
          <w:tcPr>
            <w:tcW w:w="4765" w:type="dxa"/>
            <w:vAlign w:val="center"/>
          </w:tcPr>
          <w:p w:rsidR="0073466D" w:rsidRDefault="0073466D">
            <w:pPr>
              <w:tabs>
                <w:tab w:val="center" w:pos="2334"/>
                <w:tab w:val="left" w:pos="3772"/>
              </w:tabs>
              <w:jc w:val="center"/>
              <w:rPr>
                <w:ins w:id="717" w:author="D" w:date="2014-07-22T10:50:00Z"/>
                <w:rFonts w:ascii="Times New Roman" w:hAnsi="Times New Roman"/>
                <w:sz w:val="24"/>
                <w:szCs w:val="24"/>
              </w:rPr>
            </w:pPr>
            <w:ins w:id="718" w:author="D" w:date="2014-07-22T10:52:00Z">
              <w:r w:rsidRPr="0073466D">
                <w:rPr>
                  <w:rFonts w:ascii="Times New Roman" w:hAnsi="Times New Roman"/>
                  <w:sz w:val="24"/>
                  <w:szCs w:val="24"/>
                </w:rPr>
                <w:object w:dxaOrig="1440" w:dyaOrig="1305">
                  <v:shape id="_x0000_i1039" type="#_x0000_t75" style="width:60.3pt;height:41.85pt" o:ole="">
                    <v:imagedata r:id="rId78" o:title="" cropbottom="23831f" cropleft="6756f" cropright="4729f"/>
                  </v:shape>
                  <o:OLEObject Type="Embed" ProgID="Excel.Sheet.12" ShapeID="_x0000_i1039" DrawAspect="Icon" ObjectID="_1467543535" r:id="rId79"/>
                </w:object>
              </w:r>
            </w:ins>
          </w:p>
        </w:tc>
      </w:tr>
      <w:tr w:rsidR="0073466D">
        <w:tblPrEx>
          <w:tblCellMar>
            <w:bottom w:w="0" w:type="dxa"/>
          </w:tblCellMar>
        </w:tblPrEx>
        <w:trPr>
          <w:trHeight w:val="1065"/>
          <w:ins w:id="719" w:author="D" w:date="2014-07-22T10:52:00Z"/>
        </w:trPr>
        <w:tc>
          <w:tcPr>
            <w:tcW w:w="4764" w:type="dxa"/>
            <w:vAlign w:val="center"/>
          </w:tcPr>
          <w:p w:rsidR="0073466D" w:rsidRDefault="00C56BD9">
            <w:pPr>
              <w:pStyle w:val="Ttulo5"/>
              <w:tabs>
                <w:tab w:val="center" w:pos="2274"/>
              </w:tabs>
              <w:jc w:val="center"/>
              <w:rPr>
                <w:ins w:id="720" w:author="D" w:date="2014-07-22T10:52:00Z"/>
                <w:rFonts w:ascii="Times New Roman" w:hAnsi="Times New Roman"/>
                <w:sz w:val="24"/>
                <w:szCs w:val="24"/>
              </w:rPr>
            </w:pPr>
            <w:ins w:id="721" w:author="D" w:date="2014-07-22T10:52:00Z">
              <w:r>
                <w:rPr>
                  <w:rFonts w:ascii="Times New Roman" w:hAnsi="Times New Roman"/>
                  <w:sz w:val="24"/>
                  <w:szCs w:val="24"/>
                </w:rPr>
                <w:t>Scoring Report</w:t>
              </w:r>
            </w:ins>
          </w:p>
        </w:tc>
        <w:tc>
          <w:tcPr>
            <w:tcW w:w="4765" w:type="dxa"/>
            <w:vAlign w:val="center"/>
          </w:tcPr>
          <w:p w:rsidR="0073466D" w:rsidRDefault="0073466D">
            <w:pPr>
              <w:tabs>
                <w:tab w:val="center" w:pos="2334"/>
                <w:tab w:val="left" w:pos="3772"/>
              </w:tabs>
              <w:jc w:val="center"/>
              <w:rPr>
                <w:ins w:id="722" w:author="D" w:date="2014-07-22T10:52:00Z"/>
                <w:rFonts w:ascii="Times New Roman" w:hAnsi="Times New Roman"/>
                <w:sz w:val="24"/>
                <w:szCs w:val="24"/>
              </w:rPr>
            </w:pPr>
            <w:ins w:id="723" w:author="D" w:date="2014-07-22T10:53:00Z">
              <w:r w:rsidRPr="0073466D">
                <w:rPr>
                  <w:rFonts w:ascii="Times New Roman" w:hAnsi="Times New Roman"/>
                  <w:sz w:val="24"/>
                  <w:szCs w:val="24"/>
                </w:rPr>
                <w:object w:dxaOrig="1440" w:dyaOrig="1305">
                  <v:shape id="_x0000_i1040" type="#_x0000_t75" style="width:49.4pt;height:54.4pt" o:ole="">
                    <v:imagedata r:id="rId80" o:title="" cropbottom="11916f" cropleft="10810f" cropright="10134f"/>
                  </v:shape>
                  <o:OLEObject Type="Embed" ProgID="Excel.Sheet.12" ShapeID="_x0000_i1040" DrawAspect="Icon" ObjectID="_1467543536" r:id="rId81"/>
                </w:object>
              </w:r>
            </w:ins>
          </w:p>
        </w:tc>
      </w:tr>
      <w:tr w:rsidR="0073466D">
        <w:tblPrEx>
          <w:tblCellMar>
            <w:bottom w:w="0" w:type="dxa"/>
          </w:tblCellMar>
        </w:tblPrEx>
        <w:trPr>
          <w:trHeight w:val="1065"/>
          <w:ins w:id="724" w:author="D" w:date="2014-07-22T10:53:00Z"/>
        </w:trPr>
        <w:tc>
          <w:tcPr>
            <w:tcW w:w="4764" w:type="dxa"/>
            <w:vAlign w:val="center"/>
          </w:tcPr>
          <w:p w:rsidR="0073466D" w:rsidRDefault="00C56BD9">
            <w:pPr>
              <w:pStyle w:val="Ttulo5"/>
              <w:tabs>
                <w:tab w:val="center" w:pos="2274"/>
              </w:tabs>
              <w:jc w:val="center"/>
              <w:rPr>
                <w:ins w:id="725" w:author="D" w:date="2014-07-22T10:53:00Z"/>
                <w:rFonts w:ascii="Times New Roman" w:hAnsi="Times New Roman"/>
                <w:sz w:val="24"/>
                <w:szCs w:val="24"/>
              </w:rPr>
            </w:pPr>
            <w:ins w:id="726" w:author="D" w:date="2014-07-22T10:53:00Z">
              <w:r>
                <w:rPr>
                  <w:rFonts w:ascii="Times New Roman" w:hAnsi="Times New Roman"/>
                  <w:sz w:val="24"/>
                  <w:szCs w:val="24"/>
                </w:rPr>
                <w:t>Status Report</w:t>
              </w:r>
            </w:ins>
          </w:p>
        </w:tc>
        <w:tc>
          <w:tcPr>
            <w:tcW w:w="4765" w:type="dxa"/>
            <w:vAlign w:val="center"/>
          </w:tcPr>
          <w:p w:rsidR="0073466D" w:rsidRDefault="0073466D">
            <w:pPr>
              <w:tabs>
                <w:tab w:val="center" w:pos="2334"/>
                <w:tab w:val="left" w:pos="3772"/>
              </w:tabs>
              <w:jc w:val="center"/>
              <w:rPr>
                <w:ins w:id="727" w:author="D" w:date="2014-07-22T10:53:00Z"/>
                <w:rFonts w:ascii="Times New Roman" w:hAnsi="Times New Roman"/>
                <w:sz w:val="24"/>
                <w:szCs w:val="24"/>
              </w:rPr>
            </w:pPr>
            <w:ins w:id="728" w:author="D" w:date="2014-07-22T10:57:00Z">
              <w:r w:rsidRPr="0073466D">
                <w:rPr>
                  <w:rFonts w:ascii="Times New Roman" w:hAnsi="Times New Roman"/>
                  <w:sz w:val="24"/>
                  <w:szCs w:val="24"/>
                </w:rPr>
                <w:object w:dxaOrig="1440" w:dyaOrig="1305">
                  <v:shape id="_x0000_i1041" type="#_x0000_t75" style="width:1in;height:41.85pt" o:ole="">
                    <v:imagedata r:id="rId82" o:title="" cropbottom="23831f" cropright="676f"/>
                  </v:shape>
                  <o:OLEObject Type="Embed" ProgID="Excel.Sheet.12" ShapeID="_x0000_i1041" DrawAspect="Icon" ObjectID="_1467543537" r:id="rId83"/>
                </w:object>
              </w:r>
            </w:ins>
          </w:p>
        </w:tc>
      </w:tr>
      <w:tr w:rsidR="0073466D">
        <w:tblPrEx>
          <w:tblCellMar>
            <w:bottom w:w="0" w:type="dxa"/>
          </w:tblCellMar>
        </w:tblPrEx>
        <w:trPr>
          <w:trHeight w:val="1065"/>
          <w:ins w:id="729" w:author="D" w:date="2014-07-22T10:53:00Z"/>
        </w:trPr>
        <w:tc>
          <w:tcPr>
            <w:tcW w:w="4764" w:type="dxa"/>
            <w:vAlign w:val="center"/>
          </w:tcPr>
          <w:p w:rsidR="0073466D" w:rsidRDefault="00C56BD9">
            <w:pPr>
              <w:pStyle w:val="Ttulo5"/>
              <w:tabs>
                <w:tab w:val="center" w:pos="2274"/>
              </w:tabs>
              <w:jc w:val="center"/>
              <w:rPr>
                <w:ins w:id="730" w:author="D" w:date="2014-07-22T10:53:00Z"/>
                <w:rFonts w:ascii="Times New Roman" w:hAnsi="Times New Roman"/>
                <w:sz w:val="24"/>
                <w:szCs w:val="24"/>
              </w:rPr>
            </w:pPr>
            <w:ins w:id="731" w:author="D" w:date="2014-07-22T10:54:00Z">
              <w:r>
                <w:rPr>
                  <w:rFonts w:ascii="Times New Roman" w:hAnsi="Times New Roman"/>
                  <w:sz w:val="24"/>
                  <w:szCs w:val="24"/>
                </w:rPr>
                <w:t>Volume Reports</w:t>
              </w:r>
            </w:ins>
          </w:p>
        </w:tc>
        <w:tc>
          <w:tcPr>
            <w:tcW w:w="4765" w:type="dxa"/>
            <w:vAlign w:val="center"/>
          </w:tcPr>
          <w:p w:rsidR="0073466D" w:rsidRDefault="0073466D">
            <w:pPr>
              <w:tabs>
                <w:tab w:val="center" w:pos="2334"/>
                <w:tab w:val="left" w:pos="3772"/>
              </w:tabs>
              <w:jc w:val="center"/>
              <w:rPr>
                <w:ins w:id="732" w:author="D" w:date="2014-07-22T10:53:00Z"/>
                <w:rFonts w:ascii="Times New Roman" w:hAnsi="Times New Roman"/>
                <w:sz w:val="24"/>
                <w:szCs w:val="24"/>
              </w:rPr>
            </w:pPr>
            <w:ins w:id="733" w:author="D" w:date="2014-07-22T10:54:00Z">
              <w:r w:rsidRPr="0073466D">
                <w:rPr>
                  <w:rFonts w:ascii="Times New Roman" w:hAnsi="Times New Roman"/>
                  <w:sz w:val="24"/>
                  <w:szCs w:val="24"/>
                </w:rPr>
                <w:object w:dxaOrig="1440" w:dyaOrig="1305">
                  <v:shape id="_x0000_i1042" type="#_x0000_t75" style="width:50.25pt;height:53.6pt" o:ole="">
                    <v:imagedata r:id="rId84" o:title="" cropbottom="12611f" cropleft="9459f" cropright="10765f"/>
                  </v:shape>
                  <o:OLEObject Type="Embed" ProgID="Excel.Sheet.12" ShapeID="_x0000_i1042" DrawAspect="Icon" ObjectID="_1467543538" r:id="rId85"/>
                </w:object>
              </w:r>
            </w:ins>
          </w:p>
        </w:tc>
      </w:tr>
      <w:tr w:rsidR="0073466D">
        <w:tblPrEx>
          <w:tblCellMar>
            <w:bottom w:w="0" w:type="dxa"/>
          </w:tblCellMar>
        </w:tblPrEx>
        <w:trPr>
          <w:trHeight w:val="1065"/>
          <w:ins w:id="734" w:author="D" w:date="2014-07-22T10:54:00Z"/>
        </w:trPr>
        <w:tc>
          <w:tcPr>
            <w:tcW w:w="4764" w:type="dxa"/>
            <w:vAlign w:val="center"/>
          </w:tcPr>
          <w:p w:rsidR="0073466D" w:rsidRDefault="00C56BD9">
            <w:pPr>
              <w:pStyle w:val="Ttulo5"/>
              <w:tabs>
                <w:tab w:val="center" w:pos="2274"/>
              </w:tabs>
              <w:jc w:val="center"/>
              <w:rPr>
                <w:ins w:id="735" w:author="D" w:date="2014-07-22T10:54:00Z"/>
                <w:rFonts w:ascii="Times New Roman" w:hAnsi="Times New Roman"/>
                <w:sz w:val="24"/>
                <w:szCs w:val="24"/>
              </w:rPr>
            </w:pPr>
            <w:ins w:id="736" w:author="D" w:date="2014-07-22T10:54:00Z">
              <w:r>
                <w:rPr>
                  <w:rFonts w:ascii="Times New Roman" w:hAnsi="Times New Roman"/>
                  <w:sz w:val="24"/>
                  <w:szCs w:val="24"/>
                </w:rPr>
                <w:t>Work flow reports</w:t>
              </w:r>
            </w:ins>
          </w:p>
        </w:tc>
        <w:tc>
          <w:tcPr>
            <w:tcW w:w="4765" w:type="dxa"/>
            <w:vAlign w:val="center"/>
          </w:tcPr>
          <w:p w:rsidR="0073466D" w:rsidRDefault="0073466D">
            <w:pPr>
              <w:tabs>
                <w:tab w:val="center" w:pos="2334"/>
                <w:tab w:val="left" w:pos="3772"/>
              </w:tabs>
              <w:jc w:val="center"/>
              <w:rPr>
                <w:ins w:id="737" w:author="D" w:date="2014-07-22T10:54:00Z"/>
                <w:rFonts w:ascii="Times New Roman" w:hAnsi="Times New Roman"/>
                <w:sz w:val="24"/>
                <w:szCs w:val="24"/>
              </w:rPr>
            </w:pPr>
            <w:ins w:id="738" w:author="D" w:date="2014-07-22T10:55:00Z">
              <w:r w:rsidRPr="0073466D">
                <w:rPr>
                  <w:rFonts w:ascii="Times New Roman" w:hAnsi="Times New Roman"/>
                  <w:sz w:val="24"/>
                  <w:szCs w:val="24"/>
                </w:rPr>
                <w:object w:dxaOrig="1440" w:dyaOrig="1305">
                  <v:shape id="_x0000_i1043" type="#_x0000_t75" style="width:51.9pt;height:54.4pt" o:ole="">
                    <v:imagedata r:id="rId86" o:title="" cropbottom="11916f" cropleft="9459f" cropright="9414f"/>
                  </v:shape>
                  <o:OLEObject Type="Embed" ProgID="Excel.Sheet.12" ShapeID="_x0000_i1043" DrawAspect="Icon" ObjectID="_1467543539" r:id="rId87"/>
                </w:object>
              </w:r>
            </w:ins>
          </w:p>
        </w:tc>
      </w:tr>
      <w:tr w:rsidR="0073466D">
        <w:tblPrEx>
          <w:tblCellMar>
            <w:bottom w:w="0" w:type="dxa"/>
          </w:tblCellMar>
        </w:tblPrEx>
        <w:trPr>
          <w:trHeight w:val="1065"/>
          <w:ins w:id="739" w:author="D" w:date="2014-07-22T10:55:00Z"/>
        </w:trPr>
        <w:tc>
          <w:tcPr>
            <w:tcW w:w="4764" w:type="dxa"/>
            <w:vAlign w:val="center"/>
          </w:tcPr>
          <w:p w:rsidR="0073466D" w:rsidRDefault="00C56BD9">
            <w:pPr>
              <w:pStyle w:val="Ttulo5"/>
              <w:tabs>
                <w:tab w:val="center" w:pos="2274"/>
              </w:tabs>
              <w:jc w:val="center"/>
              <w:rPr>
                <w:ins w:id="740" w:author="D" w:date="2014-07-22T10:55:00Z"/>
                <w:rFonts w:ascii="Times New Roman" w:hAnsi="Times New Roman"/>
                <w:sz w:val="24"/>
                <w:szCs w:val="24"/>
              </w:rPr>
            </w:pPr>
            <w:ins w:id="741" w:author="D" w:date="2014-07-22T10:55:00Z">
              <w:r>
                <w:rPr>
                  <w:rFonts w:ascii="Times New Roman" w:hAnsi="Times New Roman"/>
                  <w:sz w:val="24"/>
                  <w:szCs w:val="24"/>
                </w:rPr>
                <w:t>Written</w:t>
              </w:r>
            </w:ins>
            <w:ins w:id="742" w:author="D" w:date="2014-07-22T10:56:00Z">
              <w:r>
                <w:rPr>
                  <w:rFonts w:ascii="Times New Roman" w:hAnsi="Times New Roman"/>
                  <w:sz w:val="24"/>
                  <w:szCs w:val="24"/>
                </w:rPr>
                <w:t xml:space="preserve"> Off Contracts</w:t>
              </w:r>
            </w:ins>
          </w:p>
        </w:tc>
        <w:tc>
          <w:tcPr>
            <w:tcW w:w="4765" w:type="dxa"/>
            <w:vAlign w:val="center"/>
          </w:tcPr>
          <w:p w:rsidR="0073466D" w:rsidRDefault="0073466D">
            <w:pPr>
              <w:tabs>
                <w:tab w:val="center" w:pos="2334"/>
                <w:tab w:val="left" w:pos="3772"/>
              </w:tabs>
              <w:jc w:val="center"/>
              <w:rPr>
                <w:ins w:id="743" w:author="D" w:date="2014-07-22T10:55:00Z"/>
                <w:rFonts w:ascii="Times New Roman" w:hAnsi="Times New Roman"/>
                <w:sz w:val="24"/>
                <w:szCs w:val="24"/>
              </w:rPr>
            </w:pPr>
            <w:ins w:id="744" w:author="D" w:date="2014-07-22T10:56:00Z">
              <w:r w:rsidRPr="0073466D">
                <w:rPr>
                  <w:rFonts w:ascii="Times New Roman" w:hAnsi="Times New Roman"/>
                  <w:sz w:val="24"/>
                  <w:szCs w:val="24"/>
                </w:rPr>
                <w:object w:dxaOrig="1440" w:dyaOrig="1305">
                  <v:shape id="_x0000_i1044" type="#_x0000_t75" style="width:61.1pt;height:53.6pt" o:ole="">
                    <v:imagedata r:id="rId88" o:title="" cropbottom="12611f" cropleft="5405f" cropright="4729f"/>
                  </v:shape>
                  <o:OLEObject Type="Embed" ProgID="Excel.Sheet.12" ShapeID="_x0000_i1044" DrawAspect="Icon" ObjectID="_1467543540" r:id="rId89"/>
                </w:object>
              </w:r>
            </w:ins>
          </w:p>
        </w:tc>
      </w:tr>
      <w:tr w:rsidR="0073466D">
        <w:tblPrEx>
          <w:tblCellMar>
            <w:bottom w:w="0" w:type="dxa"/>
          </w:tblCellMar>
        </w:tblPrEx>
        <w:trPr>
          <w:trHeight w:val="1065"/>
          <w:ins w:id="745" w:author="D" w:date="2014-07-22T10:56:00Z"/>
        </w:trPr>
        <w:tc>
          <w:tcPr>
            <w:tcW w:w="4764" w:type="dxa"/>
            <w:vAlign w:val="center"/>
          </w:tcPr>
          <w:p w:rsidR="0073466D" w:rsidRDefault="00C56BD9">
            <w:pPr>
              <w:pStyle w:val="Ttulo5"/>
              <w:tabs>
                <w:tab w:val="center" w:pos="2274"/>
              </w:tabs>
              <w:jc w:val="center"/>
              <w:rPr>
                <w:ins w:id="746" w:author="D" w:date="2014-07-22T10:56:00Z"/>
                <w:rFonts w:ascii="Times New Roman" w:hAnsi="Times New Roman"/>
                <w:sz w:val="24"/>
                <w:szCs w:val="24"/>
              </w:rPr>
            </w:pPr>
            <w:ins w:id="747" w:author="D" w:date="2014-07-22T10:56:00Z">
              <w:r>
                <w:rPr>
                  <w:rFonts w:ascii="Times New Roman" w:hAnsi="Times New Roman"/>
                  <w:sz w:val="24"/>
                  <w:szCs w:val="24"/>
                </w:rPr>
                <w:lastRenderedPageBreak/>
                <w:t>WSF Report</w:t>
              </w:r>
            </w:ins>
          </w:p>
        </w:tc>
        <w:tc>
          <w:tcPr>
            <w:tcW w:w="4765" w:type="dxa"/>
            <w:vAlign w:val="center"/>
          </w:tcPr>
          <w:p w:rsidR="0073466D" w:rsidRDefault="0073466D">
            <w:pPr>
              <w:tabs>
                <w:tab w:val="center" w:pos="2334"/>
                <w:tab w:val="left" w:pos="3772"/>
              </w:tabs>
              <w:jc w:val="center"/>
              <w:rPr>
                <w:ins w:id="748" w:author="D" w:date="2014-07-22T10:56:00Z"/>
                <w:rFonts w:ascii="Times New Roman" w:hAnsi="Times New Roman"/>
                <w:sz w:val="24"/>
                <w:szCs w:val="24"/>
              </w:rPr>
            </w:pPr>
            <w:ins w:id="749" w:author="D" w:date="2014-07-22T10:56:00Z">
              <w:r w:rsidRPr="0073466D">
                <w:rPr>
                  <w:rFonts w:ascii="Times New Roman" w:hAnsi="Times New Roman"/>
                  <w:sz w:val="24"/>
                  <w:szCs w:val="24"/>
                </w:rPr>
                <w:object w:dxaOrig="1440" w:dyaOrig="1305">
                  <v:shape id="_x0000_i1045" type="#_x0000_t75" style="width:49.4pt;height:52.75pt" o:ole="">
                    <v:imagedata r:id="rId90" o:title="" cropbottom="13405f" cropleft="9549f" cropright="11486f"/>
                  </v:shape>
                  <o:OLEObject Type="Embed" ProgID="Excel.Sheet.12" ShapeID="_x0000_i1045" DrawAspect="Icon" ObjectID="_1467543541" r:id="rId91"/>
                </w:object>
              </w:r>
            </w:ins>
          </w:p>
        </w:tc>
      </w:tr>
    </w:tbl>
    <w:p w:rsidR="0073466D" w:rsidRDefault="0073466D">
      <w:pPr>
        <w:rPr>
          <w:rFonts w:ascii="Times New Roman" w:hAnsi="Times New Roman"/>
          <w:sz w:val="24"/>
          <w:szCs w:val="24"/>
        </w:rPr>
      </w:pPr>
    </w:p>
    <w:p w:rsidR="0073466D" w:rsidRDefault="0073466D">
      <w:pPr>
        <w:tabs>
          <w:tab w:val="left" w:pos="840"/>
        </w:tabs>
        <w:rPr>
          <w:rFonts w:ascii="Times New Roman" w:hAnsi="Times New Roman"/>
          <w:sz w:val="24"/>
          <w:szCs w:val="24"/>
        </w:rPr>
      </w:pPr>
    </w:p>
    <w:p w:rsidR="0073466D" w:rsidRDefault="0073466D">
      <w:pPr>
        <w:pStyle w:val="Ttulo5"/>
        <w:rPr>
          <w:rFonts w:ascii="Times New Roman" w:hAnsi="Times New Roman"/>
          <w:sz w:val="24"/>
          <w:szCs w:val="24"/>
        </w:rPr>
      </w:pPr>
    </w:p>
    <w:sectPr w:rsidR="0073466D" w:rsidSect="0073466D">
      <w:pgSz w:w="12247" w:h="15819"/>
      <w:pgMar w:top="1440" w:right="1797" w:bottom="1440" w:left="1137" w:header="708" w:footer="708" w:gutter="0"/>
      <w:cols w:space="720"/>
      <w:docGrid w:linePitch="287"/>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ramirez" w:date="2014-07-16T09:32:00Z" w:initials="s">
    <w:p w:rsidR="0073466D" w:rsidRDefault="00C56BD9">
      <w:pPr>
        <w:pStyle w:val="Textocomentario"/>
      </w:pPr>
      <w:r>
        <w:t xml:space="preserve">We said this button will be removed. </w:t>
      </w:r>
    </w:p>
  </w:comment>
  <w:comment w:id="255" w:author="sramirez" w:date="2014-07-16T09:40:00Z" w:initials="s">
    <w:p w:rsidR="0073466D" w:rsidRDefault="00C56BD9">
      <w:pPr>
        <w:pStyle w:val="Textocomentario"/>
      </w:pPr>
      <w:r>
        <w:t xml:space="preserve">Do you have this list? </w:t>
      </w:r>
    </w:p>
  </w:comment>
  <w:comment w:id="256" w:author="sramirez" w:date="2014-07-16T09:40:00Z" w:initials="s">
    <w:p w:rsidR="0073466D" w:rsidRDefault="00C56BD9">
      <w:pPr>
        <w:pStyle w:val="Textocomentario"/>
      </w:pPr>
      <w:r>
        <w:t>This should have the cash processing option. There should be a module were we can include a new processor.</w:t>
      </w:r>
    </w:p>
  </w:comment>
  <w:comment w:id="269" w:author="sramirez" w:date="2014-07-18T10:34:00Z" w:initials="s">
    <w:p w:rsidR="0073466D" w:rsidRDefault="00C56BD9">
      <w:pPr>
        <w:pStyle w:val="Textocomentario"/>
      </w:pPr>
      <w:r>
        <w:t xml:space="preserve">The credit report should be pulled as an xml file as well.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BD9" w:rsidRDefault="00C56BD9" w:rsidP="0073466D">
      <w:pPr>
        <w:spacing w:after="0" w:line="240" w:lineRule="auto"/>
      </w:pPr>
      <w:r>
        <w:separator/>
      </w:r>
    </w:p>
  </w:endnote>
  <w:endnote w:type="continuationSeparator" w:id="0">
    <w:p w:rsidR="00C56BD9" w:rsidRDefault="00C56BD9" w:rsidP="007346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ejaVu Sans">
    <w:altName w:val="Arial Unicode MS"/>
    <w:charset w:val="00"/>
    <w:family w:val="auto"/>
    <w:pitch w:val="default"/>
    <w:sig w:usb0="00000000" w:usb1="00000000" w:usb2="00000000" w:usb3="00000000" w:csb0="00040001" w:csb1="00000000"/>
  </w:font>
  <w:font w:name="Lucida Sans">
    <w:panose1 w:val="020B0602030504020204"/>
    <w:charset w:val="00"/>
    <w:family w:val="swiss"/>
    <w:pitch w:val="variable"/>
    <w:sig w:usb0="01002A87" w:usb1="00000000" w:usb2="00000000" w:usb3="00000000" w:csb0="000100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BD9" w:rsidRDefault="00C56BD9" w:rsidP="0073466D">
      <w:pPr>
        <w:spacing w:after="0" w:line="240" w:lineRule="auto"/>
      </w:pPr>
      <w:r>
        <w:separator/>
      </w:r>
    </w:p>
  </w:footnote>
  <w:footnote w:type="continuationSeparator" w:id="0">
    <w:p w:rsidR="00C56BD9" w:rsidRDefault="00C56BD9" w:rsidP="0073466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66D" w:rsidRDefault="002671F4">
    <w:pPr>
      <w:pStyle w:val="Encabezado"/>
    </w:pPr>
    <w:r>
      <w:rPr>
        <w:rFonts w:cs="Calibri"/>
        <w:noProof/>
      </w:rPr>
      <w:drawing>
        <wp:anchor distT="0" distB="0" distL="114300" distR="114300" simplePos="0" relativeHeight="251658240" behindDoc="0" locked="0" layoutInCell="1" allowOverlap="1">
          <wp:simplePos x="0" y="0"/>
          <wp:positionH relativeFrom="column">
            <wp:posOffset>2243455</wp:posOffset>
          </wp:positionH>
          <wp:positionV relativeFrom="paragraph">
            <wp:posOffset>10248900</wp:posOffset>
          </wp:positionV>
          <wp:extent cx="2958465" cy="496570"/>
          <wp:effectExtent l="1905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2958465" cy="496570"/>
                  </a:xfrm>
                  <a:prstGeom prst="rect">
                    <a:avLst/>
                  </a:prstGeom>
                  <a:noFill/>
                  <a:ln w="9525">
                    <a:noFill/>
                    <a:miter lim="800000"/>
                    <a:headEnd/>
                    <a:tailEnd/>
                  </a:ln>
                </pic:spPr>
              </pic:pic>
            </a:graphicData>
          </a:graphic>
        </wp:anchor>
      </w:drawing>
    </w:r>
    <w:r w:rsidR="00C56BD9">
      <w:rPr>
        <w:color w:val="000000"/>
        <w:sz w:val="22"/>
      </w:rPr>
      <w:t xml:space="preserve">MERCHANT CASH ADVANCE </w:t>
    </w:r>
    <w:r w:rsidR="00C56BD9">
      <w:rPr>
        <w:color w:val="000000"/>
        <w:sz w:val="22"/>
      </w:rPr>
      <w:tab/>
    </w:r>
    <w:r w:rsidR="00C56BD9">
      <w:rPr>
        <w:color w:val="000000"/>
        <w:sz w:val="22"/>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A"/>
    <w:multiLevelType w:val="multilevel"/>
    <w:tmpl w:val="0000001A"/>
    <w:lvl w:ilvl="0">
      <w:start w:val="1"/>
      <w:numFmt w:val="bullet"/>
      <w:lvlText w:val=""/>
      <w:legacy w:legacy="1" w:legacySpace="0" w:legacyIndent="360"/>
      <w:lvlJc w:val="left"/>
      <w:pPr>
        <w:ind w:left="720" w:hanging="360"/>
      </w:pPr>
      <w:rPr>
        <w:rFonts w:ascii="Wingdings" w:hAnsi="Wingdings" w:hint="default"/>
        <w:sz w:val="12"/>
      </w:rPr>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
    <w:nsid w:val="01204E3C"/>
    <w:multiLevelType w:val="multilevel"/>
    <w:tmpl w:val="01204E3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1AE2C75"/>
    <w:multiLevelType w:val="multilevel"/>
    <w:tmpl w:val="01AE2C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566476A"/>
    <w:multiLevelType w:val="multilevel"/>
    <w:tmpl w:val="0566476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641140B"/>
    <w:multiLevelType w:val="multilevel"/>
    <w:tmpl w:val="0641140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068E3737"/>
    <w:multiLevelType w:val="multilevel"/>
    <w:tmpl w:val="068E3737"/>
    <w:lvl w:ilvl="0">
      <w:start w:val="1"/>
      <w:numFmt w:val="bullet"/>
      <w:lvlText w:val=""/>
      <w:lvlJc w:val="left"/>
      <w:pPr>
        <w:ind w:left="360" w:hanging="360"/>
      </w:pPr>
      <w:rPr>
        <w:rFonts w:ascii="Symbol" w:hAnsi="Symbol" w:hint="default"/>
      </w:r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6">
    <w:nsid w:val="099429E7"/>
    <w:multiLevelType w:val="multilevel"/>
    <w:tmpl w:val="099429E7"/>
    <w:lvl w:ilvl="0">
      <w:start w:val="1"/>
      <w:numFmt w:val="bullet"/>
      <w:lvlText w:val=""/>
      <w:lvlJc w:val="left"/>
      <w:pPr>
        <w:tabs>
          <w:tab w:val="left" w:pos="1080"/>
        </w:tabs>
        <w:ind w:left="1080" w:hanging="360"/>
      </w:pPr>
      <w:rPr>
        <w:rFonts w:ascii="Symbol" w:hAnsi="Symbol" w:hint="default"/>
      </w:rPr>
    </w:lvl>
    <w:lvl w:ilvl="1" w:tentative="1">
      <w:start w:val="1"/>
      <w:numFmt w:val="bullet"/>
      <w:lvlText w:val="o"/>
      <w:lvlJc w:val="left"/>
      <w:pPr>
        <w:tabs>
          <w:tab w:val="left" w:pos="1800"/>
        </w:tabs>
        <w:ind w:left="1800" w:hanging="360"/>
      </w:pPr>
      <w:rPr>
        <w:rFonts w:ascii="Courier New" w:hAnsi="Courier New" w:hint="default"/>
      </w:rPr>
    </w:lvl>
    <w:lvl w:ilvl="2" w:tentative="1">
      <w:start w:val="1"/>
      <w:numFmt w:val="bullet"/>
      <w:lvlText w:val=""/>
      <w:lvlJc w:val="left"/>
      <w:pPr>
        <w:tabs>
          <w:tab w:val="left" w:pos="2520"/>
        </w:tabs>
        <w:ind w:left="2520" w:hanging="360"/>
      </w:pPr>
      <w:rPr>
        <w:rFonts w:ascii="Wingdings" w:hAnsi="Wingdings" w:hint="default"/>
      </w:rPr>
    </w:lvl>
    <w:lvl w:ilvl="3" w:tentative="1">
      <w:start w:val="1"/>
      <w:numFmt w:val="bullet"/>
      <w:lvlText w:val=""/>
      <w:lvlJc w:val="left"/>
      <w:pPr>
        <w:tabs>
          <w:tab w:val="left" w:pos="3240"/>
        </w:tabs>
        <w:ind w:left="3240" w:hanging="360"/>
      </w:pPr>
      <w:rPr>
        <w:rFonts w:ascii="Symbol" w:hAnsi="Symbol" w:hint="default"/>
      </w:rPr>
    </w:lvl>
    <w:lvl w:ilvl="4" w:tentative="1">
      <w:start w:val="1"/>
      <w:numFmt w:val="bullet"/>
      <w:lvlText w:val="o"/>
      <w:lvlJc w:val="left"/>
      <w:pPr>
        <w:tabs>
          <w:tab w:val="left" w:pos="3960"/>
        </w:tabs>
        <w:ind w:left="3960" w:hanging="360"/>
      </w:pPr>
      <w:rPr>
        <w:rFonts w:ascii="Courier New" w:hAnsi="Courier New" w:hint="default"/>
      </w:rPr>
    </w:lvl>
    <w:lvl w:ilvl="5" w:tentative="1">
      <w:start w:val="1"/>
      <w:numFmt w:val="bullet"/>
      <w:lvlText w:val=""/>
      <w:lvlJc w:val="left"/>
      <w:pPr>
        <w:tabs>
          <w:tab w:val="left" w:pos="4680"/>
        </w:tabs>
        <w:ind w:left="4680" w:hanging="360"/>
      </w:pPr>
      <w:rPr>
        <w:rFonts w:ascii="Wingdings" w:hAnsi="Wingdings" w:hint="default"/>
      </w:rPr>
    </w:lvl>
    <w:lvl w:ilvl="6" w:tentative="1">
      <w:start w:val="1"/>
      <w:numFmt w:val="bullet"/>
      <w:lvlText w:val=""/>
      <w:lvlJc w:val="left"/>
      <w:pPr>
        <w:tabs>
          <w:tab w:val="left" w:pos="5400"/>
        </w:tabs>
        <w:ind w:left="5400" w:hanging="360"/>
      </w:pPr>
      <w:rPr>
        <w:rFonts w:ascii="Symbol" w:hAnsi="Symbol" w:hint="default"/>
      </w:rPr>
    </w:lvl>
    <w:lvl w:ilvl="7" w:tentative="1">
      <w:start w:val="1"/>
      <w:numFmt w:val="bullet"/>
      <w:lvlText w:val="o"/>
      <w:lvlJc w:val="left"/>
      <w:pPr>
        <w:tabs>
          <w:tab w:val="left" w:pos="6120"/>
        </w:tabs>
        <w:ind w:left="6120" w:hanging="360"/>
      </w:pPr>
      <w:rPr>
        <w:rFonts w:ascii="Courier New" w:hAnsi="Courier New" w:hint="default"/>
      </w:rPr>
    </w:lvl>
    <w:lvl w:ilvl="8" w:tentative="1">
      <w:start w:val="1"/>
      <w:numFmt w:val="bullet"/>
      <w:lvlText w:val=""/>
      <w:lvlJc w:val="left"/>
      <w:pPr>
        <w:tabs>
          <w:tab w:val="left" w:pos="6840"/>
        </w:tabs>
        <w:ind w:left="6840" w:hanging="360"/>
      </w:pPr>
      <w:rPr>
        <w:rFonts w:ascii="Wingdings" w:hAnsi="Wingdings" w:hint="default"/>
      </w:rPr>
    </w:lvl>
  </w:abstractNum>
  <w:abstractNum w:abstractNumId="7">
    <w:nsid w:val="09EF59EE"/>
    <w:multiLevelType w:val="multilevel"/>
    <w:tmpl w:val="09EF59E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0F6E2CE5"/>
    <w:multiLevelType w:val="multilevel"/>
    <w:tmpl w:val="0F6E2CE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1B985EB5"/>
    <w:multiLevelType w:val="multilevel"/>
    <w:tmpl w:val="1B985EB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200A4795"/>
    <w:multiLevelType w:val="multilevel"/>
    <w:tmpl w:val="200A479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20000D8"/>
    <w:multiLevelType w:val="multilevel"/>
    <w:tmpl w:val="220000D8"/>
    <w:lvl w:ilvl="0">
      <w:start w:val="1"/>
      <w:numFmt w:val="bullet"/>
      <w:lvlText w:val=""/>
      <w:lvlJc w:val="left"/>
      <w:pPr>
        <w:ind w:left="360" w:hanging="360"/>
      </w:pPr>
      <w:rPr>
        <w:rFonts w:ascii="Symbol" w:hAnsi="Symbol" w:hint="default"/>
      </w:r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2">
    <w:nsid w:val="22315EEC"/>
    <w:multiLevelType w:val="multilevel"/>
    <w:tmpl w:val="22315EEC"/>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3">
    <w:nsid w:val="25B667A2"/>
    <w:multiLevelType w:val="multilevel"/>
    <w:tmpl w:val="25B667A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6566F9E"/>
    <w:multiLevelType w:val="multilevel"/>
    <w:tmpl w:val="26566F9E"/>
    <w:lvl w:ilvl="0">
      <w:start w:val="1"/>
      <w:numFmt w:val="decimal"/>
      <w:lvlText w:val="%1."/>
      <w:lvlJc w:val="left"/>
      <w:pPr>
        <w:tabs>
          <w:tab w:val="left" w:pos="1530"/>
        </w:tabs>
        <w:ind w:left="1530" w:hanging="360"/>
      </w:pPr>
      <w:rPr>
        <w:rFonts w:cs="Times New Roman" w:hint="default"/>
        <w:b/>
      </w:rPr>
    </w:lvl>
    <w:lvl w:ilvl="1" w:tentative="1">
      <w:start w:val="1"/>
      <w:numFmt w:val="lowerLetter"/>
      <w:lvlText w:val="%2."/>
      <w:lvlJc w:val="left"/>
      <w:pPr>
        <w:tabs>
          <w:tab w:val="left" w:pos="2250"/>
        </w:tabs>
        <w:ind w:left="2250" w:hanging="360"/>
      </w:pPr>
      <w:rPr>
        <w:rFonts w:cs="Times New Roman"/>
      </w:rPr>
    </w:lvl>
    <w:lvl w:ilvl="2" w:tentative="1">
      <w:start w:val="1"/>
      <w:numFmt w:val="lowerRoman"/>
      <w:lvlText w:val="%3."/>
      <w:lvlJc w:val="right"/>
      <w:pPr>
        <w:tabs>
          <w:tab w:val="left" w:pos="2970"/>
        </w:tabs>
        <w:ind w:left="2970" w:hanging="180"/>
      </w:pPr>
      <w:rPr>
        <w:rFonts w:cs="Times New Roman"/>
      </w:rPr>
    </w:lvl>
    <w:lvl w:ilvl="3" w:tentative="1">
      <w:start w:val="1"/>
      <w:numFmt w:val="decimal"/>
      <w:lvlText w:val="%4."/>
      <w:lvlJc w:val="left"/>
      <w:pPr>
        <w:tabs>
          <w:tab w:val="left" w:pos="3690"/>
        </w:tabs>
        <w:ind w:left="3690" w:hanging="360"/>
      </w:pPr>
      <w:rPr>
        <w:rFonts w:cs="Times New Roman"/>
      </w:rPr>
    </w:lvl>
    <w:lvl w:ilvl="4" w:tentative="1">
      <w:start w:val="1"/>
      <w:numFmt w:val="lowerLetter"/>
      <w:lvlText w:val="%5."/>
      <w:lvlJc w:val="left"/>
      <w:pPr>
        <w:tabs>
          <w:tab w:val="left" w:pos="4410"/>
        </w:tabs>
        <w:ind w:left="4410" w:hanging="360"/>
      </w:pPr>
      <w:rPr>
        <w:rFonts w:cs="Times New Roman"/>
      </w:rPr>
    </w:lvl>
    <w:lvl w:ilvl="5" w:tentative="1">
      <w:start w:val="1"/>
      <w:numFmt w:val="lowerRoman"/>
      <w:lvlText w:val="%6."/>
      <w:lvlJc w:val="right"/>
      <w:pPr>
        <w:tabs>
          <w:tab w:val="left" w:pos="5130"/>
        </w:tabs>
        <w:ind w:left="5130" w:hanging="180"/>
      </w:pPr>
      <w:rPr>
        <w:rFonts w:cs="Times New Roman"/>
      </w:rPr>
    </w:lvl>
    <w:lvl w:ilvl="6" w:tentative="1">
      <w:start w:val="1"/>
      <w:numFmt w:val="decimal"/>
      <w:lvlText w:val="%7."/>
      <w:lvlJc w:val="left"/>
      <w:pPr>
        <w:tabs>
          <w:tab w:val="left" w:pos="5850"/>
        </w:tabs>
        <w:ind w:left="5850" w:hanging="360"/>
      </w:pPr>
      <w:rPr>
        <w:rFonts w:cs="Times New Roman"/>
      </w:rPr>
    </w:lvl>
    <w:lvl w:ilvl="7" w:tentative="1">
      <w:start w:val="1"/>
      <w:numFmt w:val="lowerLetter"/>
      <w:lvlText w:val="%8."/>
      <w:lvlJc w:val="left"/>
      <w:pPr>
        <w:tabs>
          <w:tab w:val="left" w:pos="6570"/>
        </w:tabs>
        <w:ind w:left="6570" w:hanging="360"/>
      </w:pPr>
      <w:rPr>
        <w:rFonts w:cs="Times New Roman"/>
      </w:rPr>
    </w:lvl>
    <w:lvl w:ilvl="8" w:tentative="1">
      <w:start w:val="1"/>
      <w:numFmt w:val="lowerRoman"/>
      <w:lvlText w:val="%9."/>
      <w:lvlJc w:val="right"/>
      <w:pPr>
        <w:tabs>
          <w:tab w:val="left" w:pos="7290"/>
        </w:tabs>
        <w:ind w:left="7290" w:hanging="180"/>
      </w:pPr>
      <w:rPr>
        <w:rFonts w:cs="Times New Roman"/>
      </w:rPr>
    </w:lvl>
  </w:abstractNum>
  <w:abstractNum w:abstractNumId="15">
    <w:nsid w:val="2BB46331"/>
    <w:multiLevelType w:val="multilevel"/>
    <w:tmpl w:val="2BB4633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2DCC27F2"/>
    <w:multiLevelType w:val="multilevel"/>
    <w:tmpl w:val="2DCC27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2FB26F31"/>
    <w:multiLevelType w:val="multilevel"/>
    <w:tmpl w:val="2FB26F3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31C21551"/>
    <w:multiLevelType w:val="multilevel"/>
    <w:tmpl w:val="31C2155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3A7F669D"/>
    <w:multiLevelType w:val="multilevel"/>
    <w:tmpl w:val="3A7F669D"/>
    <w:lvl w:ilvl="0">
      <w:start w:val="1"/>
      <w:numFmt w:val="decimal"/>
      <w:lvlText w:val="%1."/>
      <w:lvlJc w:val="left"/>
      <w:pPr>
        <w:tabs>
          <w:tab w:val="left" w:pos="1526"/>
        </w:tabs>
        <w:ind w:left="1526" w:hanging="360"/>
      </w:pPr>
      <w:rPr>
        <w:rFonts w:cs="Times New Roman" w:hint="default"/>
        <w:b/>
      </w:rPr>
    </w:lvl>
    <w:lvl w:ilvl="1" w:tentative="1">
      <w:start w:val="1"/>
      <w:numFmt w:val="lowerLetter"/>
      <w:lvlText w:val="%2."/>
      <w:lvlJc w:val="left"/>
      <w:pPr>
        <w:tabs>
          <w:tab w:val="left" w:pos="2246"/>
        </w:tabs>
        <w:ind w:left="2246" w:hanging="360"/>
      </w:pPr>
      <w:rPr>
        <w:rFonts w:cs="Times New Roman"/>
      </w:rPr>
    </w:lvl>
    <w:lvl w:ilvl="2" w:tentative="1">
      <w:start w:val="1"/>
      <w:numFmt w:val="lowerRoman"/>
      <w:lvlText w:val="%3."/>
      <w:lvlJc w:val="right"/>
      <w:pPr>
        <w:tabs>
          <w:tab w:val="left" w:pos="2966"/>
        </w:tabs>
        <w:ind w:left="2966" w:hanging="180"/>
      </w:pPr>
      <w:rPr>
        <w:rFonts w:cs="Times New Roman"/>
      </w:rPr>
    </w:lvl>
    <w:lvl w:ilvl="3" w:tentative="1">
      <w:start w:val="1"/>
      <w:numFmt w:val="decimal"/>
      <w:lvlText w:val="%4."/>
      <w:lvlJc w:val="left"/>
      <w:pPr>
        <w:tabs>
          <w:tab w:val="left" w:pos="3686"/>
        </w:tabs>
        <w:ind w:left="3686" w:hanging="360"/>
      </w:pPr>
      <w:rPr>
        <w:rFonts w:cs="Times New Roman"/>
      </w:rPr>
    </w:lvl>
    <w:lvl w:ilvl="4" w:tentative="1">
      <w:start w:val="1"/>
      <w:numFmt w:val="lowerLetter"/>
      <w:lvlText w:val="%5."/>
      <w:lvlJc w:val="left"/>
      <w:pPr>
        <w:tabs>
          <w:tab w:val="left" w:pos="4406"/>
        </w:tabs>
        <w:ind w:left="4406" w:hanging="360"/>
      </w:pPr>
      <w:rPr>
        <w:rFonts w:cs="Times New Roman"/>
      </w:rPr>
    </w:lvl>
    <w:lvl w:ilvl="5" w:tentative="1">
      <w:start w:val="1"/>
      <w:numFmt w:val="lowerRoman"/>
      <w:lvlText w:val="%6."/>
      <w:lvlJc w:val="right"/>
      <w:pPr>
        <w:tabs>
          <w:tab w:val="left" w:pos="5126"/>
        </w:tabs>
        <w:ind w:left="5126" w:hanging="180"/>
      </w:pPr>
      <w:rPr>
        <w:rFonts w:cs="Times New Roman"/>
      </w:rPr>
    </w:lvl>
    <w:lvl w:ilvl="6" w:tentative="1">
      <w:start w:val="1"/>
      <w:numFmt w:val="decimal"/>
      <w:lvlText w:val="%7."/>
      <w:lvlJc w:val="left"/>
      <w:pPr>
        <w:tabs>
          <w:tab w:val="left" w:pos="5846"/>
        </w:tabs>
        <w:ind w:left="5846" w:hanging="360"/>
      </w:pPr>
      <w:rPr>
        <w:rFonts w:cs="Times New Roman"/>
      </w:rPr>
    </w:lvl>
    <w:lvl w:ilvl="7" w:tentative="1">
      <w:start w:val="1"/>
      <w:numFmt w:val="lowerLetter"/>
      <w:lvlText w:val="%8."/>
      <w:lvlJc w:val="left"/>
      <w:pPr>
        <w:tabs>
          <w:tab w:val="left" w:pos="6566"/>
        </w:tabs>
        <w:ind w:left="6566" w:hanging="360"/>
      </w:pPr>
      <w:rPr>
        <w:rFonts w:cs="Times New Roman"/>
      </w:rPr>
    </w:lvl>
    <w:lvl w:ilvl="8" w:tentative="1">
      <w:start w:val="1"/>
      <w:numFmt w:val="lowerRoman"/>
      <w:lvlText w:val="%9."/>
      <w:lvlJc w:val="right"/>
      <w:pPr>
        <w:tabs>
          <w:tab w:val="left" w:pos="7286"/>
        </w:tabs>
        <w:ind w:left="7286" w:hanging="180"/>
      </w:pPr>
      <w:rPr>
        <w:rFonts w:cs="Times New Roman"/>
      </w:rPr>
    </w:lvl>
  </w:abstractNum>
  <w:abstractNum w:abstractNumId="20">
    <w:nsid w:val="439314F6"/>
    <w:multiLevelType w:val="multilevel"/>
    <w:tmpl w:val="439314F6"/>
    <w:lvl w:ilvl="0">
      <w:start w:val="1"/>
      <w:numFmt w:val="bullet"/>
      <w:lvlText w:val=""/>
      <w:lvlJc w:val="left"/>
      <w:pPr>
        <w:ind w:left="1440" w:hanging="360"/>
      </w:pPr>
      <w:rPr>
        <w:rFonts w:ascii="Wingdings" w:hAnsi="Wingdings"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1">
    <w:nsid w:val="48924A33"/>
    <w:multiLevelType w:val="multilevel"/>
    <w:tmpl w:val="48924A3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4CE11148"/>
    <w:multiLevelType w:val="multilevel"/>
    <w:tmpl w:val="4CE1114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5396964B"/>
    <w:multiLevelType w:val="singleLevel"/>
    <w:tmpl w:val="5396964B"/>
    <w:lvl w:ilvl="0">
      <w:start w:val="1"/>
      <w:numFmt w:val="decimal"/>
      <w:lvlText w:val="%1."/>
      <w:lvlJc w:val="left"/>
      <w:pPr>
        <w:tabs>
          <w:tab w:val="left" w:pos="425"/>
        </w:tabs>
        <w:ind w:left="425" w:hanging="425"/>
      </w:pPr>
      <w:rPr>
        <w:rFonts w:hint="default"/>
      </w:rPr>
    </w:lvl>
  </w:abstractNum>
  <w:abstractNum w:abstractNumId="24">
    <w:nsid w:val="53980948"/>
    <w:multiLevelType w:val="multilevel"/>
    <w:tmpl w:val="5398094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53980AAB"/>
    <w:multiLevelType w:val="multilevel"/>
    <w:tmpl w:val="53980A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53980D13"/>
    <w:multiLevelType w:val="singleLevel"/>
    <w:tmpl w:val="53980D13"/>
    <w:lvl w:ilvl="0">
      <w:start w:val="1"/>
      <w:numFmt w:val="decimal"/>
      <w:lvlText w:val="%1."/>
      <w:lvlJc w:val="left"/>
      <w:pPr>
        <w:tabs>
          <w:tab w:val="left" w:pos="425"/>
        </w:tabs>
        <w:ind w:left="425" w:hanging="425"/>
      </w:pPr>
      <w:rPr>
        <w:rFonts w:hint="default"/>
      </w:rPr>
    </w:lvl>
  </w:abstractNum>
  <w:abstractNum w:abstractNumId="27">
    <w:nsid w:val="539E81BD"/>
    <w:multiLevelType w:val="singleLevel"/>
    <w:tmpl w:val="539E81BD"/>
    <w:lvl w:ilvl="0">
      <w:start w:val="1"/>
      <w:numFmt w:val="decimal"/>
      <w:lvlText w:val="%1."/>
      <w:lvlJc w:val="left"/>
      <w:pPr>
        <w:tabs>
          <w:tab w:val="left" w:pos="425"/>
        </w:tabs>
        <w:ind w:left="425" w:hanging="425"/>
      </w:pPr>
      <w:rPr>
        <w:rFonts w:hint="default"/>
      </w:rPr>
    </w:lvl>
  </w:abstractNum>
  <w:abstractNum w:abstractNumId="28">
    <w:nsid w:val="539E820B"/>
    <w:multiLevelType w:val="singleLevel"/>
    <w:tmpl w:val="539E820B"/>
    <w:lvl w:ilvl="0">
      <w:start w:val="1"/>
      <w:numFmt w:val="decimal"/>
      <w:lvlText w:val="%1."/>
      <w:lvlJc w:val="left"/>
      <w:pPr>
        <w:tabs>
          <w:tab w:val="left" w:pos="425"/>
        </w:tabs>
        <w:ind w:left="425" w:hanging="425"/>
      </w:pPr>
      <w:rPr>
        <w:rFonts w:hint="default"/>
      </w:rPr>
    </w:lvl>
  </w:abstractNum>
  <w:abstractNum w:abstractNumId="29">
    <w:nsid w:val="539E829C"/>
    <w:multiLevelType w:val="singleLevel"/>
    <w:tmpl w:val="539E829C"/>
    <w:lvl w:ilvl="0">
      <w:start w:val="1"/>
      <w:numFmt w:val="decimal"/>
      <w:lvlText w:val="%1."/>
      <w:lvlJc w:val="left"/>
      <w:pPr>
        <w:tabs>
          <w:tab w:val="left" w:pos="425"/>
        </w:tabs>
        <w:ind w:left="425" w:hanging="425"/>
      </w:pPr>
      <w:rPr>
        <w:rFonts w:hint="default"/>
      </w:rPr>
    </w:lvl>
  </w:abstractNum>
  <w:abstractNum w:abstractNumId="30">
    <w:nsid w:val="539E82D3"/>
    <w:multiLevelType w:val="singleLevel"/>
    <w:tmpl w:val="539E82D3"/>
    <w:lvl w:ilvl="0">
      <w:start w:val="1"/>
      <w:numFmt w:val="decimal"/>
      <w:lvlText w:val="%1."/>
      <w:lvlJc w:val="left"/>
      <w:pPr>
        <w:tabs>
          <w:tab w:val="left" w:pos="425"/>
        </w:tabs>
        <w:ind w:left="425" w:hanging="425"/>
      </w:pPr>
      <w:rPr>
        <w:rFonts w:hint="default"/>
      </w:rPr>
    </w:lvl>
  </w:abstractNum>
  <w:abstractNum w:abstractNumId="31">
    <w:nsid w:val="539E833F"/>
    <w:multiLevelType w:val="singleLevel"/>
    <w:tmpl w:val="539E833F"/>
    <w:lvl w:ilvl="0">
      <w:start w:val="1"/>
      <w:numFmt w:val="decimal"/>
      <w:lvlText w:val="%1."/>
      <w:lvlJc w:val="left"/>
      <w:pPr>
        <w:tabs>
          <w:tab w:val="left" w:pos="425"/>
        </w:tabs>
        <w:ind w:left="425" w:hanging="425"/>
      </w:pPr>
      <w:rPr>
        <w:rFonts w:hint="default"/>
      </w:rPr>
    </w:lvl>
  </w:abstractNum>
  <w:abstractNum w:abstractNumId="32">
    <w:nsid w:val="539E838E"/>
    <w:multiLevelType w:val="singleLevel"/>
    <w:tmpl w:val="539E838E"/>
    <w:lvl w:ilvl="0">
      <w:start w:val="1"/>
      <w:numFmt w:val="decimal"/>
      <w:lvlText w:val="%1."/>
      <w:lvlJc w:val="left"/>
      <w:pPr>
        <w:tabs>
          <w:tab w:val="left" w:pos="425"/>
        </w:tabs>
        <w:ind w:left="425" w:hanging="425"/>
      </w:pPr>
      <w:rPr>
        <w:rFonts w:hint="default"/>
      </w:rPr>
    </w:lvl>
  </w:abstractNum>
  <w:abstractNum w:abstractNumId="33">
    <w:nsid w:val="539E83EF"/>
    <w:multiLevelType w:val="singleLevel"/>
    <w:tmpl w:val="539E83EF"/>
    <w:lvl w:ilvl="0">
      <w:start w:val="1"/>
      <w:numFmt w:val="decimal"/>
      <w:lvlText w:val="%1."/>
      <w:lvlJc w:val="left"/>
      <w:pPr>
        <w:tabs>
          <w:tab w:val="left" w:pos="425"/>
        </w:tabs>
        <w:ind w:left="425" w:hanging="425"/>
      </w:pPr>
      <w:rPr>
        <w:rFonts w:hint="default"/>
      </w:rPr>
    </w:lvl>
  </w:abstractNum>
  <w:abstractNum w:abstractNumId="34">
    <w:nsid w:val="539E8486"/>
    <w:multiLevelType w:val="singleLevel"/>
    <w:tmpl w:val="539E8486"/>
    <w:lvl w:ilvl="0">
      <w:start w:val="1"/>
      <w:numFmt w:val="decimal"/>
      <w:lvlText w:val="%1."/>
      <w:lvlJc w:val="left"/>
      <w:pPr>
        <w:tabs>
          <w:tab w:val="left" w:pos="425"/>
        </w:tabs>
        <w:ind w:left="425" w:hanging="425"/>
      </w:pPr>
      <w:rPr>
        <w:rFonts w:hint="default"/>
      </w:rPr>
    </w:lvl>
  </w:abstractNum>
  <w:abstractNum w:abstractNumId="35">
    <w:nsid w:val="53A3A017"/>
    <w:multiLevelType w:val="singleLevel"/>
    <w:tmpl w:val="53A3A017"/>
    <w:lvl w:ilvl="0">
      <w:start w:val="1"/>
      <w:numFmt w:val="bullet"/>
      <w:lvlText w:val=""/>
      <w:lvlJc w:val="left"/>
      <w:pPr>
        <w:tabs>
          <w:tab w:val="left" w:pos="420"/>
        </w:tabs>
        <w:ind w:left="420" w:hanging="420"/>
      </w:pPr>
      <w:rPr>
        <w:rFonts w:ascii="Wingdings" w:hAnsi="Wingdings" w:hint="default"/>
      </w:rPr>
    </w:lvl>
  </w:abstractNum>
  <w:abstractNum w:abstractNumId="36">
    <w:nsid w:val="53A3A55D"/>
    <w:multiLevelType w:val="singleLevel"/>
    <w:tmpl w:val="53A3A55D"/>
    <w:lvl w:ilvl="0">
      <w:start w:val="1"/>
      <w:numFmt w:val="decimal"/>
      <w:lvlText w:val="%1."/>
      <w:lvlJc w:val="left"/>
      <w:pPr>
        <w:tabs>
          <w:tab w:val="left" w:pos="425"/>
        </w:tabs>
        <w:ind w:left="425" w:hanging="425"/>
      </w:pPr>
      <w:rPr>
        <w:rFonts w:hint="default"/>
      </w:rPr>
    </w:lvl>
  </w:abstractNum>
  <w:abstractNum w:abstractNumId="37">
    <w:nsid w:val="53A3A5AA"/>
    <w:multiLevelType w:val="singleLevel"/>
    <w:tmpl w:val="53A3A5AA"/>
    <w:lvl w:ilvl="0">
      <w:start w:val="1"/>
      <w:numFmt w:val="decimal"/>
      <w:lvlText w:val="%1."/>
      <w:lvlJc w:val="left"/>
      <w:pPr>
        <w:tabs>
          <w:tab w:val="left" w:pos="425"/>
        </w:tabs>
        <w:ind w:left="425" w:hanging="425"/>
      </w:pPr>
      <w:rPr>
        <w:rFonts w:hint="default"/>
      </w:rPr>
    </w:lvl>
  </w:abstractNum>
  <w:abstractNum w:abstractNumId="38">
    <w:nsid w:val="53A3A645"/>
    <w:multiLevelType w:val="singleLevel"/>
    <w:tmpl w:val="53A3A645"/>
    <w:lvl w:ilvl="0">
      <w:start w:val="1"/>
      <w:numFmt w:val="decimal"/>
      <w:lvlText w:val="%1."/>
      <w:lvlJc w:val="left"/>
      <w:pPr>
        <w:tabs>
          <w:tab w:val="left" w:pos="425"/>
        </w:tabs>
        <w:ind w:left="425" w:hanging="425"/>
      </w:pPr>
      <w:rPr>
        <w:rFonts w:hint="default"/>
      </w:rPr>
    </w:lvl>
  </w:abstractNum>
  <w:abstractNum w:abstractNumId="39">
    <w:nsid w:val="53A8FE14"/>
    <w:multiLevelType w:val="singleLevel"/>
    <w:tmpl w:val="53A8FE14"/>
    <w:lvl w:ilvl="0">
      <w:start w:val="1"/>
      <w:numFmt w:val="bullet"/>
      <w:lvlText w:val=""/>
      <w:lvlJc w:val="left"/>
      <w:pPr>
        <w:tabs>
          <w:tab w:val="left" w:pos="420"/>
        </w:tabs>
        <w:ind w:left="420" w:hanging="420"/>
      </w:pPr>
      <w:rPr>
        <w:rFonts w:ascii="Wingdings" w:hAnsi="Wingdings" w:hint="default"/>
      </w:rPr>
    </w:lvl>
  </w:abstractNum>
  <w:abstractNum w:abstractNumId="40">
    <w:nsid w:val="53A8FE27"/>
    <w:multiLevelType w:val="singleLevel"/>
    <w:tmpl w:val="53A8FE27"/>
    <w:lvl w:ilvl="0">
      <w:start w:val="1"/>
      <w:numFmt w:val="bullet"/>
      <w:lvlText w:val=""/>
      <w:lvlJc w:val="left"/>
      <w:pPr>
        <w:tabs>
          <w:tab w:val="left" w:pos="420"/>
        </w:tabs>
        <w:ind w:left="420" w:hanging="420"/>
      </w:pPr>
      <w:rPr>
        <w:rFonts w:ascii="Wingdings" w:hAnsi="Wingdings" w:hint="default"/>
      </w:rPr>
    </w:lvl>
  </w:abstractNum>
  <w:abstractNum w:abstractNumId="41">
    <w:nsid w:val="53A8FE51"/>
    <w:multiLevelType w:val="singleLevel"/>
    <w:tmpl w:val="53A8FE51"/>
    <w:lvl w:ilvl="0">
      <w:start w:val="1"/>
      <w:numFmt w:val="bullet"/>
      <w:lvlText w:val=""/>
      <w:lvlJc w:val="left"/>
      <w:pPr>
        <w:tabs>
          <w:tab w:val="left" w:pos="420"/>
        </w:tabs>
        <w:ind w:left="420" w:hanging="420"/>
      </w:pPr>
      <w:rPr>
        <w:rFonts w:ascii="Wingdings" w:hAnsi="Wingdings" w:hint="default"/>
      </w:rPr>
    </w:lvl>
  </w:abstractNum>
  <w:abstractNum w:abstractNumId="42">
    <w:nsid w:val="53A8FE80"/>
    <w:multiLevelType w:val="singleLevel"/>
    <w:tmpl w:val="53A8FE80"/>
    <w:lvl w:ilvl="0">
      <w:start w:val="1"/>
      <w:numFmt w:val="bullet"/>
      <w:lvlText w:val=""/>
      <w:lvlJc w:val="left"/>
      <w:pPr>
        <w:tabs>
          <w:tab w:val="left" w:pos="420"/>
        </w:tabs>
        <w:ind w:left="420" w:hanging="420"/>
      </w:pPr>
      <w:rPr>
        <w:rFonts w:ascii="Wingdings" w:hAnsi="Wingdings" w:hint="default"/>
      </w:rPr>
    </w:lvl>
  </w:abstractNum>
  <w:abstractNum w:abstractNumId="43">
    <w:nsid w:val="53AE28D8"/>
    <w:multiLevelType w:val="singleLevel"/>
    <w:tmpl w:val="53AE28D8"/>
    <w:lvl w:ilvl="0">
      <w:start w:val="1"/>
      <w:numFmt w:val="decimal"/>
      <w:lvlText w:val="%1."/>
      <w:lvlJc w:val="left"/>
      <w:pPr>
        <w:tabs>
          <w:tab w:val="left" w:pos="425"/>
        </w:tabs>
        <w:ind w:left="425" w:hanging="425"/>
      </w:pPr>
      <w:rPr>
        <w:rFonts w:hint="default"/>
      </w:rPr>
    </w:lvl>
  </w:abstractNum>
  <w:abstractNum w:abstractNumId="44">
    <w:nsid w:val="53AE2A3C"/>
    <w:multiLevelType w:val="singleLevel"/>
    <w:tmpl w:val="53AE2A3C"/>
    <w:lvl w:ilvl="0">
      <w:start w:val="1"/>
      <w:numFmt w:val="decimal"/>
      <w:lvlText w:val="%1."/>
      <w:lvlJc w:val="left"/>
      <w:pPr>
        <w:tabs>
          <w:tab w:val="left" w:pos="425"/>
        </w:tabs>
        <w:ind w:left="425" w:hanging="425"/>
      </w:pPr>
      <w:rPr>
        <w:rFonts w:hint="default"/>
      </w:rPr>
    </w:lvl>
  </w:abstractNum>
  <w:abstractNum w:abstractNumId="45">
    <w:nsid w:val="53AE2B4E"/>
    <w:multiLevelType w:val="singleLevel"/>
    <w:tmpl w:val="53AE2B4E"/>
    <w:lvl w:ilvl="0">
      <w:start w:val="1"/>
      <w:numFmt w:val="decimal"/>
      <w:lvlText w:val="%1."/>
      <w:lvlJc w:val="left"/>
      <w:pPr>
        <w:tabs>
          <w:tab w:val="left" w:pos="425"/>
        </w:tabs>
        <w:ind w:left="425" w:hanging="425"/>
      </w:pPr>
      <w:rPr>
        <w:rFonts w:hint="default"/>
      </w:rPr>
    </w:lvl>
  </w:abstractNum>
  <w:abstractNum w:abstractNumId="46">
    <w:nsid w:val="53AE2E68"/>
    <w:multiLevelType w:val="singleLevel"/>
    <w:tmpl w:val="53AE2E68"/>
    <w:lvl w:ilvl="0">
      <w:start w:val="1"/>
      <w:numFmt w:val="decimal"/>
      <w:lvlText w:val="%1."/>
      <w:lvlJc w:val="left"/>
      <w:pPr>
        <w:tabs>
          <w:tab w:val="left" w:pos="425"/>
        </w:tabs>
        <w:ind w:left="425" w:hanging="425"/>
      </w:pPr>
      <w:rPr>
        <w:rFonts w:hint="default"/>
      </w:rPr>
    </w:lvl>
  </w:abstractNum>
  <w:abstractNum w:abstractNumId="47">
    <w:nsid w:val="53AE2F91"/>
    <w:multiLevelType w:val="singleLevel"/>
    <w:tmpl w:val="53AE2F91"/>
    <w:lvl w:ilvl="0">
      <w:start w:val="1"/>
      <w:numFmt w:val="decimal"/>
      <w:lvlText w:val="%1."/>
      <w:lvlJc w:val="left"/>
      <w:pPr>
        <w:tabs>
          <w:tab w:val="left" w:pos="425"/>
        </w:tabs>
        <w:ind w:left="425" w:hanging="425"/>
      </w:pPr>
      <w:rPr>
        <w:rFonts w:hint="default"/>
      </w:rPr>
    </w:lvl>
  </w:abstractNum>
  <w:abstractNum w:abstractNumId="48">
    <w:nsid w:val="53AE3174"/>
    <w:multiLevelType w:val="singleLevel"/>
    <w:tmpl w:val="53AE3174"/>
    <w:lvl w:ilvl="0">
      <w:start w:val="1"/>
      <w:numFmt w:val="decimal"/>
      <w:lvlText w:val="%1."/>
      <w:lvlJc w:val="left"/>
      <w:pPr>
        <w:tabs>
          <w:tab w:val="left" w:pos="425"/>
        </w:tabs>
        <w:ind w:left="425" w:hanging="425"/>
      </w:pPr>
      <w:rPr>
        <w:rFonts w:hint="default"/>
      </w:rPr>
    </w:lvl>
  </w:abstractNum>
  <w:abstractNum w:abstractNumId="49">
    <w:nsid w:val="53AE32F9"/>
    <w:multiLevelType w:val="singleLevel"/>
    <w:tmpl w:val="53AE32F9"/>
    <w:lvl w:ilvl="0">
      <w:start w:val="1"/>
      <w:numFmt w:val="decimal"/>
      <w:lvlText w:val="%1."/>
      <w:lvlJc w:val="left"/>
      <w:pPr>
        <w:tabs>
          <w:tab w:val="left" w:pos="425"/>
        </w:tabs>
        <w:ind w:left="425" w:hanging="425"/>
      </w:pPr>
      <w:rPr>
        <w:rFonts w:hint="default"/>
      </w:rPr>
    </w:lvl>
  </w:abstractNum>
  <w:abstractNum w:abstractNumId="50">
    <w:nsid w:val="53AE343E"/>
    <w:multiLevelType w:val="multilevel"/>
    <w:tmpl w:val="53AE343E"/>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51">
    <w:nsid w:val="53AE36FB"/>
    <w:multiLevelType w:val="singleLevel"/>
    <w:tmpl w:val="53AE36FB"/>
    <w:lvl w:ilvl="0">
      <w:start w:val="1"/>
      <w:numFmt w:val="decimal"/>
      <w:lvlText w:val="%1."/>
      <w:lvlJc w:val="left"/>
      <w:pPr>
        <w:tabs>
          <w:tab w:val="left" w:pos="425"/>
        </w:tabs>
        <w:ind w:left="425" w:hanging="425"/>
      </w:pPr>
      <w:rPr>
        <w:rFonts w:hint="default"/>
      </w:rPr>
    </w:lvl>
  </w:abstractNum>
  <w:abstractNum w:abstractNumId="52">
    <w:nsid w:val="53AE3A4A"/>
    <w:multiLevelType w:val="singleLevel"/>
    <w:tmpl w:val="53AE3A4A"/>
    <w:lvl w:ilvl="0">
      <w:start w:val="1"/>
      <w:numFmt w:val="decimal"/>
      <w:lvlText w:val="%1."/>
      <w:lvlJc w:val="left"/>
      <w:pPr>
        <w:tabs>
          <w:tab w:val="left" w:pos="425"/>
        </w:tabs>
        <w:ind w:left="425" w:hanging="425"/>
      </w:pPr>
      <w:rPr>
        <w:rFonts w:hint="default"/>
      </w:rPr>
    </w:lvl>
  </w:abstractNum>
  <w:abstractNum w:abstractNumId="53">
    <w:nsid w:val="53C49AB7"/>
    <w:multiLevelType w:val="singleLevel"/>
    <w:tmpl w:val="53C49AB7"/>
    <w:lvl w:ilvl="0" w:tentative="1">
      <w:start w:val="1"/>
      <w:numFmt w:val="bullet"/>
      <w:pStyle w:val="Listaconvietas"/>
      <w:lvlText w:val=""/>
      <w:lvlJc w:val="left"/>
      <w:pPr>
        <w:tabs>
          <w:tab w:val="left" w:pos="360"/>
        </w:tabs>
        <w:ind w:left="360" w:hangingChars="200" w:hanging="360"/>
      </w:pPr>
      <w:rPr>
        <w:rFonts w:ascii="Wingdings" w:hAnsi="Wingdings" w:hint="default"/>
      </w:rPr>
    </w:lvl>
  </w:abstractNum>
  <w:abstractNum w:abstractNumId="54">
    <w:nsid w:val="53C49EFA"/>
    <w:multiLevelType w:val="singleLevel"/>
    <w:tmpl w:val="53C49EFA"/>
    <w:lvl w:ilvl="0">
      <w:start w:val="1"/>
      <w:numFmt w:val="decimal"/>
      <w:lvlText w:val="%1."/>
      <w:lvlJc w:val="left"/>
      <w:pPr>
        <w:tabs>
          <w:tab w:val="left" w:pos="425"/>
        </w:tabs>
        <w:ind w:left="425" w:hanging="425"/>
      </w:pPr>
      <w:rPr>
        <w:rFonts w:hint="default"/>
      </w:rPr>
    </w:lvl>
  </w:abstractNum>
  <w:abstractNum w:abstractNumId="55">
    <w:nsid w:val="53C4AF32"/>
    <w:multiLevelType w:val="singleLevel"/>
    <w:tmpl w:val="53C4AF32"/>
    <w:lvl w:ilvl="0">
      <w:start w:val="1"/>
      <w:numFmt w:val="bullet"/>
      <w:lvlText w:val=""/>
      <w:lvlJc w:val="left"/>
      <w:pPr>
        <w:tabs>
          <w:tab w:val="left" w:pos="420"/>
        </w:tabs>
        <w:ind w:left="420" w:hanging="420"/>
      </w:pPr>
      <w:rPr>
        <w:rFonts w:ascii="Wingdings" w:hAnsi="Wingdings" w:hint="default"/>
      </w:rPr>
    </w:lvl>
  </w:abstractNum>
  <w:abstractNum w:abstractNumId="56">
    <w:nsid w:val="53C4B3F7"/>
    <w:multiLevelType w:val="singleLevel"/>
    <w:tmpl w:val="53C4B3F7"/>
    <w:lvl w:ilvl="0">
      <w:start w:val="1"/>
      <w:numFmt w:val="decimal"/>
      <w:lvlText w:val="%1."/>
      <w:lvlJc w:val="left"/>
      <w:pPr>
        <w:tabs>
          <w:tab w:val="left" w:pos="425"/>
        </w:tabs>
        <w:ind w:left="425" w:hanging="425"/>
      </w:pPr>
      <w:rPr>
        <w:rFonts w:hint="default"/>
      </w:rPr>
    </w:lvl>
  </w:abstractNum>
  <w:abstractNum w:abstractNumId="57">
    <w:nsid w:val="5C5E5861"/>
    <w:multiLevelType w:val="multilevel"/>
    <w:tmpl w:val="5C5E5861"/>
    <w:lvl w:ilvl="0">
      <w:start w:val="1"/>
      <w:numFmt w:val="bullet"/>
      <w:lvlText w:val=""/>
      <w:lvlJc w:val="left"/>
      <w:pPr>
        <w:tabs>
          <w:tab w:val="left" w:pos="864"/>
        </w:tabs>
        <w:ind w:left="864" w:hanging="360"/>
      </w:pPr>
      <w:rPr>
        <w:rFonts w:ascii="Symbol" w:hAnsi="Symbol" w:hint="default"/>
      </w:rPr>
    </w:lvl>
    <w:lvl w:ilvl="1" w:tentative="1">
      <w:start w:val="1"/>
      <w:numFmt w:val="bullet"/>
      <w:lvlText w:val="o"/>
      <w:lvlJc w:val="left"/>
      <w:pPr>
        <w:tabs>
          <w:tab w:val="left" w:pos="1584"/>
        </w:tabs>
        <w:ind w:left="1584" w:hanging="360"/>
      </w:pPr>
      <w:rPr>
        <w:rFonts w:ascii="Courier New" w:hAnsi="Courier New" w:hint="default"/>
      </w:rPr>
    </w:lvl>
    <w:lvl w:ilvl="2" w:tentative="1">
      <w:start w:val="1"/>
      <w:numFmt w:val="bullet"/>
      <w:lvlText w:val=""/>
      <w:lvlJc w:val="left"/>
      <w:pPr>
        <w:tabs>
          <w:tab w:val="left" w:pos="2304"/>
        </w:tabs>
        <w:ind w:left="2304" w:hanging="360"/>
      </w:pPr>
      <w:rPr>
        <w:rFonts w:ascii="Wingdings" w:hAnsi="Wingdings" w:hint="default"/>
      </w:rPr>
    </w:lvl>
    <w:lvl w:ilvl="3" w:tentative="1">
      <w:start w:val="1"/>
      <w:numFmt w:val="bullet"/>
      <w:lvlText w:val=""/>
      <w:lvlJc w:val="left"/>
      <w:pPr>
        <w:tabs>
          <w:tab w:val="left" w:pos="3024"/>
        </w:tabs>
        <w:ind w:left="3024" w:hanging="360"/>
      </w:pPr>
      <w:rPr>
        <w:rFonts w:ascii="Symbol" w:hAnsi="Symbol" w:hint="default"/>
      </w:rPr>
    </w:lvl>
    <w:lvl w:ilvl="4" w:tentative="1">
      <w:start w:val="1"/>
      <w:numFmt w:val="bullet"/>
      <w:lvlText w:val="o"/>
      <w:lvlJc w:val="left"/>
      <w:pPr>
        <w:tabs>
          <w:tab w:val="left" w:pos="3744"/>
        </w:tabs>
        <w:ind w:left="3744" w:hanging="360"/>
      </w:pPr>
      <w:rPr>
        <w:rFonts w:ascii="Courier New" w:hAnsi="Courier New" w:hint="default"/>
      </w:rPr>
    </w:lvl>
    <w:lvl w:ilvl="5" w:tentative="1">
      <w:start w:val="1"/>
      <w:numFmt w:val="bullet"/>
      <w:lvlText w:val=""/>
      <w:lvlJc w:val="left"/>
      <w:pPr>
        <w:tabs>
          <w:tab w:val="left" w:pos="4464"/>
        </w:tabs>
        <w:ind w:left="4464" w:hanging="360"/>
      </w:pPr>
      <w:rPr>
        <w:rFonts w:ascii="Wingdings" w:hAnsi="Wingdings" w:hint="default"/>
      </w:rPr>
    </w:lvl>
    <w:lvl w:ilvl="6" w:tentative="1">
      <w:start w:val="1"/>
      <w:numFmt w:val="bullet"/>
      <w:lvlText w:val=""/>
      <w:lvlJc w:val="left"/>
      <w:pPr>
        <w:tabs>
          <w:tab w:val="left" w:pos="5184"/>
        </w:tabs>
        <w:ind w:left="5184" w:hanging="360"/>
      </w:pPr>
      <w:rPr>
        <w:rFonts w:ascii="Symbol" w:hAnsi="Symbol" w:hint="default"/>
      </w:rPr>
    </w:lvl>
    <w:lvl w:ilvl="7" w:tentative="1">
      <w:start w:val="1"/>
      <w:numFmt w:val="bullet"/>
      <w:lvlText w:val="o"/>
      <w:lvlJc w:val="left"/>
      <w:pPr>
        <w:tabs>
          <w:tab w:val="left" w:pos="5904"/>
        </w:tabs>
        <w:ind w:left="5904" w:hanging="360"/>
      </w:pPr>
      <w:rPr>
        <w:rFonts w:ascii="Courier New" w:hAnsi="Courier New" w:hint="default"/>
      </w:rPr>
    </w:lvl>
    <w:lvl w:ilvl="8" w:tentative="1">
      <w:start w:val="1"/>
      <w:numFmt w:val="bullet"/>
      <w:lvlText w:val=""/>
      <w:lvlJc w:val="left"/>
      <w:pPr>
        <w:tabs>
          <w:tab w:val="left" w:pos="6624"/>
        </w:tabs>
        <w:ind w:left="6624" w:hanging="360"/>
      </w:pPr>
      <w:rPr>
        <w:rFonts w:ascii="Wingdings" w:hAnsi="Wingdings" w:hint="default"/>
      </w:rPr>
    </w:lvl>
  </w:abstractNum>
  <w:abstractNum w:abstractNumId="58">
    <w:nsid w:val="644625D7"/>
    <w:multiLevelType w:val="multilevel"/>
    <w:tmpl w:val="644625D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9">
    <w:nsid w:val="648C2119"/>
    <w:multiLevelType w:val="multilevel"/>
    <w:tmpl w:val="648C211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nsid w:val="67D65768"/>
    <w:multiLevelType w:val="multilevel"/>
    <w:tmpl w:val="67D657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1">
    <w:nsid w:val="6AFC0FAA"/>
    <w:multiLevelType w:val="multilevel"/>
    <w:tmpl w:val="6AFC0FA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nsid w:val="732A51E0"/>
    <w:multiLevelType w:val="multilevel"/>
    <w:tmpl w:val="732A51E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nsid w:val="75CE340E"/>
    <w:multiLevelType w:val="multilevel"/>
    <w:tmpl w:val="75CE340E"/>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53"/>
  </w:num>
  <w:num w:numId="2">
    <w:abstractNumId w:val="23"/>
  </w:num>
  <w:num w:numId="3">
    <w:abstractNumId w:val="50"/>
  </w:num>
  <w:num w:numId="4">
    <w:abstractNumId w:val="26"/>
  </w:num>
  <w:num w:numId="5">
    <w:abstractNumId w:val="3"/>
  </w:num>
  <w:num w:numId="6">
    <w:abstractNumId w:val="21"/>
  </w:num>
  <w:num w:numId="7">
    <w:abstractNumId w:val="61"/>
  </w:num>
  <w:num w:numId="8">
    <w:abstractNumId w:val="63"/>
  </w:num>
  <w:num w:numId="9">
    <w:abstractNumId w:val="24"/>
  </w:num>
  <w:num w:numId="10">
    <w:abstractNumId w:val="12"/>
  </w:num>
  <w:num w:numId="11">
    <w:abstractNumId w:val="25"/>
  </w:num>
  <w:num w:numId="12">
    <w:abstractNumId w:val="8"/>
  </w:num>
  <w:num w:numId="13">
    <w:abstractNumId w:val="62"/>
  </w:num>
  <w:num w:numId="14">
    <w:abstractNumId w:val="27"/>
  </w:num>
  <w:num w:numId="15">
    <w:abstractNumId w:val="39"/>
  </w:num>
  <w:num w:numId="16">
    <w:abstractNumId w:val="40"/>
  </w:num>
  <w:num w:numId="17">
    <w:abstractNumId w:val="41"/>
  </w:num>
  <w:num w:numId="18">
    <w:abstractNumId w:val="20"/>
  </w:num>
  <w:num w:numId="19">
    <w:abstractNumId w:val="42"/>
  </w:num>
  <w:num w:numId="20">
    <w:abstractNumId w:val="60"/>
  </w:num>
  <w:num w:numId="21">
    <w:abstractNumId w:val="17"/>
  </w:num>
  <w:num w:numId="22">
    <w:abstractNumId w:val="4"/>
  </w:num>
  <w:num w:numId="23">
    <w:abstractNumId w:val="31"/>
  </w:num>
  <w:num w:numId="24">
    <w:abstractNumId w:val="32"/>
  </w:num>
  <w:num w:numId="25">
    <w:abstractNumId w:val="34"/>
  </w:num>
  <w:num w:numId="26">
    <w:abstractNumId w:val="58"/>
  </w:num>
  <w:num w:numId="27">
    <w:abstractNumId w:val="7"/>
  </w:num>
  <w:num w:numId="28">
    <w:abstractNumId w:val="52"/>
  </w:num>
  <w:num w:numId="29">
    <w:abstractNumId w:val="28"/>
  </w:num>
  <w:num w:numId="30">
    <w:abstractNumId w:val="33"/>
  </w:num>
  <w:num w:numId="31">
    <w:abstractNumId w:val="2"/>
  </w:num>
  <w:num w:numId="32">
    <w:abstractNumId w:val="29"/>
  </w:num>
  <w:num w:numId="33">
    <w:abstractNumId w:val="30"/>
  </w:num>
  <w:num w:numId="34">
    <w:abstractNumId w:val="16"/>
  </w:num>
  <w:num w:numId="35">
    <w:abstractNumId w:val="36"/>
  </w:num>
  <w:num w:numId="36">
    <w:abstractNumId w:val="35"/>
  </w:num>
  <w:num w:numId="37">
    <w:abstractNumId w:val="37"/>
  </w:num>
  <w:num w:numId="38">
    <w:abstractNumId w:val="38"/>
  </w:num>
  <w:num w:numId="39">
    <w:abstractNumId w:val="43"/>
  </w:num>
  <w:num w:numId="40">
    <w:abstractNumId w:val="10"/>
  </w:num>
  <w:num w:numId="41">
    <w:abstractNumId w:val="18"/>
  </w:num>
  <w:num w:numId="42">
    <w:abstractNumId w:val="22"/>
  </w:num>
  <w:num w:numId="43">
    <w:abstractNumId w:val="44"/>
  </w:num>
  <w:num w:numId="44">
    <w:abstractNumId w:val="9"/>
  </w:num>
  <w:num w:numId="45">
    <w:abstractNumId w:val="45"/>
  </w:num>
  <w:num w:numId="46">
    <w:abstractNumId w:val="46"/>
  </w:num>
  <w:num w:numId="47">
    <w:abstractNumId w:val="47"/>
  </w:num>
  <w:num w:numId="48">
    <w:abstractNumId w:val="48"/>
  </w:num>
  <w:num w:numId="49">
    <w:abstractNumId w:val="59"/>
  </w:num>
  <w:num w:numId="50">
    <w:abstractNumId w:val="49"/>
  </w:num>
  <w:num w:numId="51">
    <w:abstractNumId w:val="11"/>
  </w:num>
  <w:num w:numId="52">
    <w:abstractNumId w:val="13"/>
  </w:num>
  <w:num w:numId="53">
    <w:abstractNumId w:val="15"/>
  </w:num>
  <w:num w:numId="54">
    <w:abstractNumId w:val="51"/>
  </w:num>
  <w:num w:numId="55">
    <w:abstractNumId w:val="1"/>
  </w:num>
  <w:num w:numId="56">
    <w:abstractNumId w:val="56"/>
  </w:num>
  <w:num w:numId="57">
    <w:abstractNumId w:val="5"/>
  </w:num>
  <w:num w:numId="58">
    <w:abstractNumId w:val="55"/>
  </w:num>
  <w:num w:numId="59">
    <w:abstractNumId w:val="0"/>
  </w:num>
  <w:num w:numId="60">
    <w:abstractNumId w:val="54"/>
  </w:num>
  <w:num w:numId="61">
    <w:abstractNumId w:val="14"/>
  </w:num>
  <w:num w:numId="62">
    <w:abstractNumId w:val="19"/>
  </w:num>
  <w:num w:numId="63">
    <w:abstractNumId w:val="57"/>
  </w:num>
  <w:num w:numId="64">
    <w:abstractNumId w:val="6"/>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trackRevisions/>
  <w:defaultTabStop w:val="420"/>
  <w:drawingGridVerticalSpacing w:val="143"/>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3466D"/>
    <w:rsid w:val="002671F4"/>
    <w:rsid w:val="0073466D"/>
    <w:rsid w:val="00C56B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rules v:ext="edit">
        <o:r id="V:Rule1" type="connector" idref="#Elbow Connector 139"/>
        <o:r id="V:Rule2" type="connector" idref="#Elbow Connector 138"/>
        <o:r id="V:Rule3" type="connector" idref="#Elbow Connector 137"/>
        <o:r id="V:Rule4" type="connector" idref="#Elbow Connector 135"/>
        <o:r id="V:Rule5" type="connector" idref="#Straight Connector 134"/>
        <o:r id="V:Rule6" type="connector" idref="#Elbow Connector 133"/>
        <o:r id="V:Rule7" type="connector" idref="#Elbow Connector 111"/>
        <o:r id="V:Rule8" type="connector" idref="#Elbow Connector 109"/>
        <o:r id="V:Rule9" type="connector" idref="#Elbow Connector 108"/>
        <o:r id="V:Rule10" type="connector" idref="#_x0000_s1077"/>
        <o:r id="V:Rule11" type="connector" idref="#_x0000_s1078"/>
        <o:r id="V:Rule12" type="connector" idref="#_x0000_s1079"/>
        <o:r id="V:Rule13" type="connector" idref="#_x0000_s1080"/>
        <o:r id="V:Rule14" type="connector" idref="#_x0000_s1081"/>
        <o:r id="V:Rule15" type="connector" idref="#_x0000_s1089"/>
        <o:r id="V:Rule16" type="connector" idref="#_x0000_s10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0" w:defUnhideWhenUsed="0" w:defQFormat="0" w:count="267">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lsdException w:name="caption" w:semiHidden="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efault Paragraph Font" w:semiHidden="1" w:uiPriority="1" w:unhideWhenUsed="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73466D"/>
    <w:pPr>
      <w:widowControl w:val="0"/>
    </w:pPr>
    <w:rPr>
      <w:rFonts w:ascii="Calibri" w:eastAsia="Calibri" w:hAnsi="Calibri"/>
      <w:sz w:val="22"/>
      <w:szCs w:val="22"/>
      <w:lang w:eastAsia="en-US"/>
    </w:rPr>
  </w:style>
  <w:style w:type="paragraph" w:styleId="Ttulo1">
    <w:name w:val="heading 1"/>
    <w:basedOn w:val="HeadingBase"/>
    <w:next w:val="Textoindependiente"/>
    <w:link w:val="Ttulo1Car"/>
    <w:rsid w:val="0073466D"/>
    <w:pPr>
      <w:spacing w:before="480"/>
      <w:outlineLvl w:val="0"/>
    </w:pPr>
    <w:rPr>
      <w:rFonts w:ascii="Cambria" w:hAnsi="Cambria"/>
      <w:b/>
      <w:bCs/>
      <w:color w:val="365F90"/>
      <w:sz w:val="28"/>
      <w:szCs w:val="28"/>
    </w:rPr>
  </w:style>
  <w:style w:type="paragraph" w:styleId="Ttulo2">
    <w:name w:val="heading 2"/>
    <w:basedOn w:val="HeadingBase"/>
    <w:next w:val="Textoindependiente"/>
    <w:rsid w:val="0073466D"/>
    <w:pPr>
      <w:spacing w:before="240" w:after="60" w:line="240" w:lineRule="auto"/>
      <w:outlineLvl w:val="1"/>
    </w:pPr>
    <w:rPr>
      <w:rFonts w:ascii="Arial" w:hAnsi="Arial"/>
      <w:b/>
      <w:i/>
      <w:sz w:val="28"/>
    </w:rPr>
  </w:style>
  <w:style w:type="paragraph" w:styleId="Ttulo3">
    <w:name w:val="heading 3"/>
    <w:basedOn w:val="Normal"/>
    <w:next w:val="Normal"/>
    <w:link w:val="Ttulo3Car"/>
    <w:rsid w:val="0073466D"/>
    <w:pPr>
      <w:keepNext/>
      <w:keepLines/>
      <w:spacing w:before="240" w:after="60" w:line="240" w:lineRule="auto"/>
      <w:outlineLvl w:val="2"/>
    </w:pPr>
    <w:rPr>
      <w:rFonts w:ascii="Arial" w:hAnsi="Arial"/>
      <w:b/>
      <w:sz w:val="26"/>
    </w:rPr>
  </w:style>
  <w:style w:type="paragraph" w:styleId="Ttulo4">
    <w:name w:val="heading 4"/>
    <w:basedOn w:val="Normal"/>
    <w:next w:val="Normal"/>
    <w:link w:val="Ttulo4Car"/>
    <w:rsid w:val="0073466D"/>
    <w:pPr>
      <w:keepNext/>
      <w:keepLines/>
      <w:spacing w:before="240" w:after="60" w:line="240" w:lineRule="auto"/>
      <w:outlineLvl w:val="3"/>
    </w:pPr>
    <w:rPr>
      <w:rFonts w:ascii="Times New Roman" w:hAnsi="Times New Roman"/>
      <w:b/>
      <w:sz w:val="28"/>
    </w:rPr>
  </w:style>
  <w:style w:type="paragraph" w:styleId="Ttulo5">
    <w:name w:val="heading 5"/>
    <w:basedOn w:val="Normal"/>
    <w:next w:val="Normal"/>
    <w:rsid w:val="0073466D"/>
    <w:pPr>
      <w:keepNext/>
      <w:keepLines/>
      <w:spacing w:before="240" w:after="60" w:line="240" w:lineRule="auto"/>
      <w:outlineLvl w:val="4"/>
    </w:pPr>
    <w:rPr>
      <w:b/>
      <w:i/>
      <w:sz w:val="26"/>
    </w:rPr>
  </w:style>
  <w:style w:type="paragraph" w:styleId="Ttulo6">
    <w:name w:val="heading 6"/>
    <w:basedOn w:val="Normal"/>
    <w:next w:val="Normal"/>
    <w:link w:val="Ttulo6Car"/>
    <w:rsid w:val="0073466D"/>
    <w:pPr>
      <w:keepNext/>
      <w:keepLines/>
      <w:spacing w:before="240" w:after="60" w:line="240" w:lineRule="auto"/>
      <w:outlineLvl w:val="5"/>
    </w:pPr>
    <w:rPr>
      <w:rFonts w:ascii="Times New Roman" w:hAnsi="Times New Roman"/>
      <w:b/>
    </w:rPr>
  </w:style>
  <w:style w:type="paragraph" w:styleId="Ttulo7">
    <w:name w:val="heading 7"/>
    <w:basedOn w:val="Normal"/>
    <w:next w:val="Normal"/>
    <w:rsid w:val="0073466D"/>
    <w:pPr>
      <w:keepNext/>
      <w:keepLines/>
      <w:spacing w:before="240" w:after="60" w:line="240" w:lineRule="auto"/>
      <w:outlineLvl w:val="6"/>
    </w:pPr>
    <w:rPr>
      <w:sz w:val="24"/>
    </w:rPr>
  </w:style>
  <w:style w:type="paragraph" w:styleId="Ttulo8">
    <w:name w:val="heading 8"/>
    <w:basedOn w:val="Normal"/>
    <w:next w:val="Normal"/>
    <w:rsid w:val="0073466D"/>
    <w:pPr>
      <w:keepNext/>
      <w:keepLines/>
      <w:spacing w:before="240" w:after="60" w:line="240" w:lineRule="auto"/>
      <w:outlineLvl w:val="7"/>
    </w:pPr>
    <w:rPr>
      <w:rFonts w:ascii="Times New Roman" w:hAnsi="Times New Roman"/>
      <w:i/>
      <w:sz w:val="24"/>
    </w:rPr>
  </w:style>
  <w:style w:type="paragraph" w:styleId="Ttulo9">
    <w:name w:val="heading 9"/>
    <w:basedOn w:val="Normal"/>
    <w:next w:val="Normal"/>
    <w:rsid w:val="0073466D"/>
    <w:pPr>
      <w:keepNext/>
      <w:keepLines/>
      <w:spacing w:before="240" w:after="60" w:line="240" w:lineRule="auto"/>
      <w:outlineLvl w:val="8"/>
    </w:pPr>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Base">
    <w:name w:val="Heading Base"/>
    <w:basedOn w:val="Textoindependiente"/>
    <w:next w:val="Textoindependiente"/>
    <w:uiPriority w:val="99"/>
    <w:rsid w:val="0073466D"/>
    <w:pPr>
      <w:keepNext/>
      <w:keepLines/>
      <w:spacing w:after="0"/>
    </w:pPr>
    <w:rPr>
      <w:kern w:val="20"/>
    </w:rPr>
  </w:style>
  <w:style w:type="paragraph" w:styleId="Textoindependiente">
    <w:name w:val="Body Text"/>
    <w:basedOn w:val="Normal"/>
    <w:rsid w:val="0073466D"/>
    <w:pPr>
      <w:ind w:left="159"/>
    </w:pPr>
    <w:rPr>
      <w:sz w:val="20"/>
      <w:szCs w:val="20"/>
    </w:rPr>
  </w:style>
  <w:style w:type="paragraph" w:styleId="Textodeglobo">
    <w:name w:val="Balloon Text"/>
    <w:basedOn w:val="Normal"/>
    <w:link w:val="TextodegloboCar"/>
    <w:semiHidden/>
    <w:rsid w:val="0073466D"/>
    <w:pPr>
      <w:spacing w:after="0" w:line="240" w:lineRule="auto"/>
    </w:pPr>
    <w:rPr>
      <w:rFonts w:ascii="Tahoma" w:hAnsi="Tahoma" w:cs="Tahoma"/>
      <w:sz w:val="16"/>
      <w:szCs w:val="16"/>
    </w:rPr>
  </w:style>
  <w:style w:type="paragraph" w:styleId="Textocomentario">
    <w:name w:val="annotation text"/>
    <w:basedOn w:val="Normal"/>
    <w:link w:val="TextocomentarioCar"/>
    <w:semiHidden/>
    <w:rsid w:val="0073466D"/>
    <w:rPr>
      <w:sz w:val="20"/>
      <w:szCs w:val="20"/>
    </w:rPr>
  </w:style>
  <w:style w:type="paragraph" w:styleId="Asuntodelcomentario">
    <w:name w:val="annotation subject"/>
    <w:basedOn w:val="Textocomentario"/>
    <w:next w:val="Textocomentario"/>
    <w:link w:val="AsuntodelcomentarioCar"/>
    <w:semiHidden/>
    <w:rsid w:val="0073466D"/>
    <w:rPr>
      <w:b/>
      <w:bCs/>
    </w:rPr>
  </w:style>
  <w:style w:type="paragraph" w:styleId="Piedepgina">
    <w:name w:val="footer"/>
    <w:basedOn w:val="Normal"/>
    <w:rsid w:val="0073466D"/>
    <w:pPr>
      <w:tabs>
        <w:tab w:val="center" w:pos="4153"/>
        <w:tab w:val="right" w:pos="8306"/>
      </w:tabs>
      <w:snapToGrid w:val="0"/>
    </w:pPr>
    <w:rPr>
      <w:sz w:val="18"/>
      <w:szCs w:val="18"/>
    </w:rPr>
  </w:style>
  <w:style w:type="paragraph" w:styleId="Encabezado">
    <w:name w:val="header"/>
    <w:basedOn w:val="Normal"/>
    <w:rsid w:val="0073466D"/>
    <w:pPr>
      <w:tabs>
        <w:tab w:val="center" w:pos="4153"/>
        <w:tab w:val="right" w:pos="8306"/>
      </w:tabs>
      <w:snapToGrid w:val="0"/>
    </w:pPr>
    <w:rPr>
      <w:sz w:val="18"/>
      <w:szCs w:val="18"/>
    </w:rPr>
  </w:style>
  <w:style w:type="paragraph" w:styleId="Lista">
    <w:name w:val="List"/>
    <w:basedOn w:val="Textoindependiente"/>
    <w:rsid w:val="0073466D"/>
    <w:pPr>
      <w:ind w:left="360" w:hanging="360"/>
    </w:pPr>
  </w:style>
  <w:style w:type="paragraph" w:styleId="Listaconvietas">
    <w:name w:val="List Bullet"/>
    <w:basedOn w:val="Normal"/>
    <w:rsid w:val="0073466D"/>
    <w:pPr>
      <w:numPr>
        <w:numId w:val="1"/>
      </w:numPr>
    </w:pPr>
  </w:style>
  <w:style w:type="paragraph" w:styleId="Textosinformato">
    <w:name w:val="Plain Text"/>
    <w:basedOn w:val="Normal"/>
    <w:rsid w:val="0073466D"/>
    <w:pPr>
      <w:spacing w:after="0" w:line="240" w:lineRule="auto"/>
    </w:pPr>
    <w:rPr>
      <w:rFonts w:ascii="Consolas" w:hAnsi="Consolas" w:cs="Consolas"/>
      <w:sz w:val="21"/>
      <w:szCs w:val="21"/>
    </w:rPr>
  </w:style>
  <w:style w:type="paragraph" w:styleId="Subttulo">
    <w:name w:val="Subtitle"/>
    <w:basedOn w:val="Normal"/>
    <w:next w:val="Normal"/>
    <w:rsid w:val="0073466D"/>
    <w:rPr>
      <w:rFonts w:ascii="Cambria" w:hAnsi="Cambria"/>
      <w:i/>
      <w:iCs/>
      <w:color w:val="4F81BD"/>
      <w:spacing w:val="15"/>
      <w:sz w:val="24"/>
      <w:szCs w:val="24"/>
    </w:rPr>
  </w:style>
  <w:style w:type="paragraph" w:styleId="TDC1">
    <w:name w:val="toc 1"/>
    <w:basedOn w:val="Normal"/>
    <w:next w:val="Normal"/>
    <w:semiHidden/>
    <w:rsid w:val="0073466D"/>
  </w:style>
  <w:style w:type="paragraph" w:styleId="TDC2">
    <w:name w:val="toc 2"/>
    <w:basedOn w:val="Normal"/>
    <w:next w:val="Normal"/>
    <w:semiHidden/>
    <w:rsid w:val="0073466D"/>
    <w:pPr>
      <w:ind w:leftChars="200" w:left="420"/>
    </w:pPr>
  </w:style>
  <w:style w:type="paragraph" w:styleId="TDC3">
    <w:name w:val="toc 3"/>
    <w:basedOn w:val="Normal"/>
    <w:next w:val="Normal"/>
    <w:semiHidden/>
    <w:rsid w:val="0073466D"/>
    <w:pPr>
      <w:ind w:leftChars="400" w:left="840"/>
    </w:pPr>
  </w:style>
  <w:style w:type="paragraph" w:styleId="TDC4">
    <w:name w:val="toc 4"/>
    <w:basedOn w:val="Normal"/>
    <w:next w:val="Normal"/>
    <w:semiHidden/>
    <w:rsid w:val="0073466D"/>
    <w:pPr>
      <w:ind w:leftChars="600" w:left="1260"/>
    </w:pPr>
  </w:style>
  <w:style w:type="paragraph" w:styleId="TDC5">
    <w:name w:val="toc 5"/>
    <w:basedOn w:val="Normal"/>
    <w:next w:val="Normal"/>
    <w:semiHidden/>
    <w:rsid w:val="0073466D"/>
    <w:pPr>
      <w:ind w:leftChars="800" w:left="1680"/>
    </w:pPr>
  </w:style>
  <w:style w:type="paragraph" w:styleId="TDC6">
    <w:name w:val="toc 6"/>
    <w:basedOn w:val="Normal"/>
    <w:next w:val="Normal"/>
    <w:semiHidden/>
    <w:rsid w:val="0073466D"/>
    <w:pPr>
      <w:ind w:leftChars="1000" w:left="2100"/>
    </w:pPr>
  </w:style>
  <w:style w:type="paragraph" w:styleId="TDC7">
    <w:name w:val="toc 7"/>
    <w:basedOn w:val="Normal"/>
    <w:next w:val="Normal"/>
    <w:semiHidden/>
    <w:rsid w:val="0073466D"/>
    <w:pPr>
      <w:ind w:leftChars="1200" w:left="2520"/>
    </w:pPr>
  </w:style>
  <w:style w:type="paragraph" w:styleId="TDC8">
    <w:name w:val="toc 8"/>
    <w:basedOn w:val="Normal"/>
    <w:next w:val="Normal"/>
    <w:semiHidden/>
    <w:rsid w:val="0073466D"/>
    <w:pPr>
      <w:ind w:leftChars="1400" w:left="2940"/>
    </w:pPr>
  </w:style>
  <w:style w:type="paragraph" w:styleId="TDC9">
    <w:name w:val="toc 9"/>
    <w:basedOn w:val="Normal"/>
    <w:next w:val="Normal"/>
    <w:semiHidden/>
    <w:rsid w:val="0073466D"/>
    <w:pPr>
      <w:ind w:leftChars="1600" w:left="3360"/>
    </w:pPr>
  </w:style>
  <w:style w:type="character" w:styleId="Refdecomentario">
    <w:name w:val="annotation reference"/>
    <w:basedOn w:val="Fuentedeprrafopredeter"/>
    <w:semiHidden/>
    <w:rsid w:val="0073466D"/>
    <w:rPr>
      <w:sz w:val="16"/>
      <w:szCs w:val="16"/>
    </w:rPr>
  </w:style>
  <w:style w:type="character" w:styleId="Hipervnculovisitado">
    <w:name w:val="FollowedHyperlink"/>
    <w:basedOn w:val="Fuentedeprrafopredeter"/>
    <w:rsid w:val="0073466D"/>
    <w:rPr>
      <w:color w:val="800080"/>
      <w:u w:val="single"/>
    </w:rPr>
  </w:style>
  <w:style w:type="character" w:styleId="Hipervnculo">
    <w:name w:val="Hyperlink"/>
    <w:basedOn w:val="Fuentedeprrafopredeter"/>
    <w:rsid w:val="0073466D"/>
    <w:rPr>
      <w:color w:val="0000FF"/>
      <w:u w:val="single"/>
    </w:rPr>
  </w:style>
  <w:style w:type="paragraph" w:customStyle="1" w:styleId="Default">
    <w:name w:val="Default"/>
    <w:uiPriority w:val="99"/>
    <w:unhideWhenUsed/>
    <w:rsid w:val="0073466D"/>
    <w:pPr>
      <w:widowControl w:val="0"/>
      <w:autoSpaceDE w:val="0"/>
      <w:autoSpaceDN w:val="0"/>
    </w:pPr>
    <w:rPr>
      <w:rFonts w:ascii="Calibri" w:eastAsia="Calibri" w:hAnsi="Calibri"/>
      <w:color w:val="000000"/>
      <w:sz w:val="24"/>
    </w:rPr>
  </w:style>
  <w:style w:type="paragraph" w:customStyle="1" w:styleId="DefaultStyle">
    <w:name w:val="Default Style"/>
    <w:rsid w:val="0073466D"/>
    <w:pPr>
      <w:suppressAutoHyphens/>
    </w:pPr>
    <w:rPr>
      <w:rFonts w:ascii="Calibri" w:eastAsia="DejaVu Sans" w:hAnsi="Calibri" w:cs="Calibri"/>
    </w:rPr>
  </w:style>
  <w:style w:type="paragraph" w:customStyle="1" w:styleId="ListParagraph1">
    <w:name w:val="List Paragraph1"/>
    <w:basedOn w:val="Normal"/>
    <w:uiPriority w:val="34"/>
    <w:qFormat/>
    <w:rsid w:val="0073466D"/>
    <w:pPr>
      <w:ind w:left="720"/>
      <w:contextualSpacing/>
    </w:pPr>
  </w:style>
  <w:style w:type="paragraph" w:customStyle="1" w:styleId="Prrafodelista1">
    <w:name w:val="Párrafo de lista1"/>
    <w:basedOn w:val="Normal"/>
    <w:uiPriority w:val="34"/>
    <w:qFormat/>
    <w:rsid w:val="0073466D"/>
    <w:pPr>
      <w:ind w:left="720"/>
      <w:contextualSpacing/>
    </w:pPr>
  </w:style>
  <w:style w:type="character" w:customStyle="1" w:styleId="Ttulo1Car">
    <w:name w:val="Título 1 Car"/>
    <w:link w:val="Ttulo1"/>
    <w:rsid w:val="0073466D"/>
    <w:rPr>
      <w:rFonts w:ascii="Arial" w:hAnsi="Arial"/>
      <w:b/>
      <w:kern w:val="44"/>
      <w:sz w:val="32"/>
    </w:rPr>
  </w:style>
  <w:style w:type="character" w:customStyle="1" w:styleId="Ttulo6Car">
    <w:name w:val="Título 6 Car"/>
    <w:link w:val="Ttulo6"/>
    <w:rsid w:val="0073466D"/>
    <w:rPr>
      <w:rFonts w:ascii="Times New Roman" w:hAnsi="Times New Roman"/>
      <w:b/>
      <w:sz w:val="22"/>
    </w:rPr>
  </w:style>
  <w:style w:type="character" w:customStyle="1" w:styleId="SubtleEmphasis1">
    <w:name w:val="Subtle Emphasis1"/>
    <w:basedOn w:val="Fuentedeprrafopredeter"/>
    <w:uiPriority w:val="19"/>
    <w:qFormat/>
    <w:rsid w:val="0073466D"/>
    <w:rPr>
      <w:i/>
      <w:iCs/>
      <w:color w:val="7F7F7F"/>
    </w:rPr>
  </w:style>
  <w:style w:type="character" w:customStyle="1" w:styleId="Ttulo4Car">
    <w:name w:val="Título 4 Car"/>
    <w:link w:val="Ttulo4"/>
    <w:rsid w:val="0073466D"/>
    <w:rPr>
      <w:rFonts w:ascii="Times New Roman" w:hAnsi="Times New Roman"/>
      <w:b/>
      <w:sz w:val="28"/>
    </w:rPr>
  </w:style>
  <w:style w:type="character" w:customStyle="1" w:styleId="Ttulo3Car">
    <w:name w:val="Título 3 Car"/>
    <w:link w:val="Ttulo3"/>
    <w:rsid w:val="0073466D"/>
    <w:rPr>
      <w:rFonts w:ascii="Arial" w:hAnsi="Arial"/>
      <w:b/>
      <w:sz w:val="26"/>
    </w:rPr>
  </w:style>
  <w:style w:type="character" w:customStyle="1" w:styleId="TextocomentarioCar">
    <w:name w:val="Texto comentario Car"/>
    <w:basedOn w:val="Fuentedeprrafopredeter"/>
    <w:link w:val="Textocomentario"/>
    <w:semiHidden/>
    <w:rsid w:val="0073466D"/>
    <w:rPr>
      <w:rFonts w:ascii="Calibri" w:eastAsia="Calibri" w:hAnsi="Calibri"/>
      <w:lang w:eastAsia="en-US"/>
    </w:rPr>
  </w:style>
  <w:style w:type="character" w:customStyle="1" w:styleId="AsuntodelcomentarioCar">
    <w:name w:val="Asunto del comentario Car"/>
    <w:basedOn w:val="TextocomentarioCar"/>
    <w:link w:val="Asuntodelcomentario"/>
    <w:semiHidden/>
    <w:rsid w:val="0073466D"/>
    <w:rPr>
      <w:b/>
      <w:bCs/>
    </w:rPr>
  </w:style>
  <w:style w:type="character" w:customStyle="1" w:styleId="TextodegloboCar">
    <w:name w:val="Texto de globo Car"/>
    <w:basedOn w:val="Fuentedeprrafopredeter"/>
    <w:link w:val="Textodeglobo"/>
    <w:semiHidden/>
    <w:rsid w:val="0073466D"/>
    <w:rPr>
      <w:rFonts w:ascii="Tahoma" w:eastAsia="Calibri"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w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package" Target="embeddings/Hoja_de_c_lculo_de_Microsoft_Office_Excel2.xlsx"/><Relationship Id="rId63" Type="http://schemas.openxmlformats.org/officeDocument/2006/relationships/package" Target="embeddings/Hoja_de_c_lculo_de_Microsoft_Office_Excel6.xlsx"/><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image" Target="media/image59.emf"/><Relationship Id="rId89" Type="http://schemas.openxmlformats.org/officeDocument/2006/relationships/package" Target="embeddings/Hoja_de_c_lculo_de_Microsoft_Office_Excel19.xlsx"/><Relationship Id="rId7" Type="http://schemas.openxmlformats.org/officeDocument/2006/relationships/endnotes" Target="endnotes.xml"/><Relationship Id="rId71" Type="http://schemas.openxmlformats.org/officeDocument/2006/relationships/package" Target="embeddings/Hoja_de_c_lculo_de_Microsoft_Office_Excel10.xlsx"/><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package" Target="embeddings/Hoja_de_c_lculo_de_Microsoft_Office_Excel1.xlsx"/><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package" Target="embeddings/Hoja_de_c_lculo_de_Microsoft_Office_Excel14.xlsx"/><Relationship Id="rId87" Type="http://schemas.openxmlformats.org/officeDocument/2006/relationships/package" Target="embeddings/Hoja_de_c_lculo_de_Microsoft_Office_Excel18.xlsx"/><Relationship Id="rId5" Type="http://schemas.openxmlformats.org/officeDocument/2006/relationships/webSettings" Target="webSettings.xml"/><Relationship Id="rId61" Type="http://schemas.openxmlformats.org/officeDocument/2006/relationships/package" Target="embeddings/Hoja_de_c_lculo_de_Microsoft_Office_Excel5.xlsx"/><Relationship Id="rId82" Type="http://schemas.openxmlformats.org/officeDocument/2006/relationships/image" Target="media/image58.emf"/><Relationship Id="rId90" Type="http://schemas.openxmlformats.org/officeDocument/2006/relationships/image" Target="media/image62.emf"/><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w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package" Target="embeddings/Hoja_de_c_lculo_de_Microsoft_Office_Excel9.xlsx"/><Relationship Id="rId77" Type="http://schemas.openxmlformats.org/officeDocument/2006/relationships/package" Target="embeddings/Hoja_de_c_lculo_de_Microsoft_Office_Excel13.xlsx"/><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package" Target="embeddings/Hoja_de_c_lculo_de_Microsoft_Office_Excel17.xlsx"/><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image" Target="media/image29.wmf"/><Relationship Id="rId46" Type="http://schemas.openxmlformats.org/officeDocument/2006/relationships/image" Target="media/image37.png"/><Relationship Id="rId59" Type="http://schemas.openxmlformats.org/officeDocument/2006/relationships/package" Target="embeddings/Hoja_de_c_lculo_de_Microsoft_Office_Excel4.xlsx"/><Relationship Id="rId67" Type="http://schemas.openxmlformats.org/officeDocument/2006/relationships/package" Target="embeddings/Hoja_de_c_lculo_de_Microsoft_Office_Excel8.xlsx"/><Relationship Id="rId20" Type="http://schemas.openxmlformats.org/officeDocument/2006/relationships/image" Target="media/image11.png"/><Relationship Id="rId41" Type="http://schemas.openxmlformats.org/officeDocument/2006/relationships/image" Target="media/image32.wmf"/><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package" Target="embeddings/Hoja_de_c_lculo_de_Microsoft_Office_Excel12.xlsx"/><Relationship Id="rId83" Type="http://schemas.openxmlformats.org/officeDocument/2006/relationships/package" Target="embeddings/Hoja_de_c_lculo_de_Microsoft_Office_Excel16.xlsx"/><Relationship Id="rId88" Type="http://schemas.openxmlformats.org/officeDocument/2006/relationships/image" Target="media/image61.emf"/><Relationship Id="rId91" Type="http://schemas.openxmlformats.org/officeDocument/2006/relationships/package" Target="embeddings/Hoja_de_c_lculo_de_Microsoft_Office_Excel20.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wmf"/><Relationship Id="rId57" Type="http://schemas.openxmlformats.org/officeDocument/2006/relationships/package" Target="embeddings/Hoja_de_c_lculo_de_Microsoft_Office_Excel3.xlsx"/><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package" Target="embeddings/Hoja_de_c_lculo_de_Microsoft_Office_Excel7.xlsx"/><Relationship Id="rId73" Type="http://schemas.openxmlformats.org/officeDocument/2006/relationships/package" Target="embeddings/Hoja_de_c_lculo_de_Microsoft_Office_Excel11.xlsx"/><Relationship Id="rId78" Type="http://schemas.openxmlformats.org/officeDocument/2006/relationships/image" Target="media/image56.emf"/><Relationship Id="rId81" Type="http://schemas.openxmlformats.org/officeDocument/2006/relationships/package" Target="embeddings/Hoja_de_c_lculo_de_Microsoft_Office_Excel15.xlsx"/><Relationship Id="rId86" Type="http://schemas.openxmlformats.org/officeDocument/2006/relationships/image" Target="media/image60.emf"/><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95</Pages>
  <Words>16426</Words>
  <Characters>93633</Characters>
  <Application>Microsoft Office Word</Application>
  <DocSecurity>0</DocSecurity>
  <Lines>780</Lines>
  <Paragraphs>219</Paragraphs>
  <ScaleCrop>false</ScaleCrop>
  <Company>HP</Company>
  <LinksUpToDate>false</LinksUpToDate>
  <CharactersWithSpaces>109840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Lucas</cp:lastModifiedBy>
  <cp:revision>2</cp:revision>
  <cp:lastPrinted>2411-12-30T00:00:00Z</cp:lastPrinted>
  <dcterms:created xsi:type="dcterms:W3CDTF">2014-07-22T18:11:00Z</dcterms:created>
  <dcterms:modified xsi:type="dcterms:W3CDTF">2014-07-22T18:11:00Z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